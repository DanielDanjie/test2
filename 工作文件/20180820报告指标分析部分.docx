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1AC3F5F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 w:rsidR="00AE354A">
        <w:rPr>
          <w:rFonts w:hint="eastAsia"/>
        </w:rPr>
        <w:t>ARPU</w:t>
      </w:r>
      <w:r w:rsidR="00AE354A">
        <w:rPr>
          <w:rFonts w:hint="eastAsia"/>
        </w:rPr>
        <w:t>值</w:t>
      </w:r>
      <w:r w:rsidR="00AE354A">
        <w:t>变化率</w:t>
      </w:r>
      <w:r w:rsidR="00AE354A">
        <w:rPr>
          <w:rFonts w:hint="eastAsia"/>
        </w:rPr>
        <w:t>均</w:t>
      </w:r>
      <w:r w:rsidR="00AE354A">
        <w:t>落在区间内，变化较为集中，未发现明显异常</w:t>
      </w:r>
      <w:r>
        <w:t>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4B37194A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月充值金额较前一月有较为显著的变化</w:t>
      </w:r>
      <w:r>
        <w:t>，整体变化较为</w:t>
      </w:r>
      <w:r>
        <w:lastRenderedPageBreak/>
        <w:t>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月中旬《梦想世界（端游）》开放新玩法（增加世界贡献度兑换梦想币的次数上限等），刺激消费点，后热度逐步降低，导致后续相应月份充值金额较前一月降低。</w:t>
      </w:r>
    </w:p>
    <w:p w14:paraId="00098EFE" w14:textId="620D2911" w:rsidR="008527A6" w:rsidRDefault="00FA0922" w:rsidP="008527A6">
      <w:pPr>
        <w:ind w:firstLine="480"/>
      </w:pPr>
      <w:r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4"/>
      <w:proofErr w:type="gramEnd"/>
      <w:r w:rsidR="0041278A">
        <w:rPr>
          <w:rStyle w:val="a9"/>
        </w:rPr>
        <w:commentReference w:id="4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2B40EBBB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</w:t>
      </w:r>
      <w:r w:rsidR="00FD1D07">
        <w:t>5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 w:rsidR="00FD1D07">
        <w:rPr>
          <w:rFonts w:hint="eastAsia"/>
        </w:rPr>
        <w:t>波动</w:t>
      </w:r>
      <w:r>
        <w:t>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2337AB69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 w:rsidR="00FD1D07" w:rsidRPr="00FD1D07">
        <w:rPr>
          <w:rFonts w:hint="eastAsia"/>
        </w:rPr>
        <w:t>介于</w:t>
      </w:r>
      <w:r w:rsidR="00FD1D07">
        <w:t>800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元至</w:t>
      </w:r>
      <w:r w:rsidR="00FD1D07">
        <w:t>1000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元之间，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C0BB641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5"/>
      <w:r>
        <w:rPr>
          <w:rFonts w:hint="eastAsia"/>
        </w:rPr>
        <w:t>充值金额</w:t>
      </w:r>
      <w:r>
        <w:t>分布</w:t>
      </w:r>
      <w:commentRangeEnd w:id="5"/>
      <w:r w:rsidR="00E15195">
        <w:rPr>
          <w:rStyle w:val="a9"/>
        </w:rPr>
        <w:commentReference w:id="5"/>
      </w:r>
    </w:p>
    <w:p w14:paraId="688F3125" w14:textId="144E2B2F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 w:rsidR="00887FFB">
        <w:rPr>
          <w:rFonts w:hint="eastAsia"/>
        </w:rPr>
        <w:t>充</w:t>
      </w:r>
      <w:proofErr w:type="gramStart"/>
      <w:r w:rsidR="00887FFB">
        <w:rPr>
          <w:rFonts w:hint="eastAsia"/>
        </w:rPr>
        <w:t>值</w:t>
      </w:r>
      <w:commentRangeStart w:id="6"/>
      <w:r>
        <w:rPr>
          <w:rFonts w:hint="eastAsia"/>
        </w:rPr>
        <w:t>用户</w:t>
      </w:r>
      <w:commentRangeEnd w:id="6"/>
      <w:proofErr w:type="gramEnd"/>
      <w:r w:rsidR="000145C6">
        <w:rPr>
          <w:rStyle w:val="a9"/>
        </w:rPr>
        <w:commentReference w:id="6"/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</w:t>
      </w:r>
      <w:r w:rsidR="00E15195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E15195">
        <w:t>29.75</w:t>
      </w:r>
      <w:r>
        <w:t>%</w:t>
      </w:r>
      <w:r>
        <w:rPr>
          <w:rFonts w:hint="eastAsia"/>
        </w:rPr>
        <w:t>；</w:t>
      </w:r>
      <w:commentRangeStart w:id="7"/>
      <w:r>
        <w:rPr>
          <w:rFonts w:hint="eastAsia"/>
        </w:rPr>
        <w:t>充值</w:t>
      </w:r>
      <w:r w:rsidR="00887FFB">
        <w:t>金额主要</w:t>
      </w:r>
      <w:r w:rsidR="00887FFB">
        <w:rPr>
          <w:rFonts w:hint="eastAsia"/>
        </w:rPr>
        <w:t>分布</w:t>
      </w:r>
      <w:r>
        <w:t>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 w:rsidR="00887FFB">
        <w:rPr>
          <w:rFonts w:hint="eastAsia"/>
        </w:rPr>
        <w:t>，</w:t>
      </w:r>
      <w:r w:rsidR="00887FFB" w:rsidRPr="00887FFB">
        <w:rPr>
          <w:rFonts w:hint="eastAsia"/>
        </w:rPr>
        <w:t>占总充</w:t>
      </w:r>
      <w:proofErr w:type="gramStart"/>
      <w:r w:rsidR="00887FFB" w:rsidRPr="00887FFB">
        <w:rPr>
          <w:rFonts w:hint="eastAsia"/>
        </w:rPr>
        <w:t>值人数</w:t>
      </w:r>
      <w:proofErr w:type="gramEnd"/>
      <w:r w:rsidR="00887FFB" w:rsidRPr="00887FFB">
        <w:rPr>
          <w:rFonts w:hint="eastAsia"/>
        </w:rPr>
        <w:t>的</w:t>
      </w:r>
      <w:r w:rsidR="00887FFB">
        <w:t>16.05</w:t>
      </w:r>
      <w:r w:rsidR="00887FFB" w:rsidRPr="00887FFB">
        <w:rPr>
          <w:rFonts w:hint="eastAsia"/>
        </w:rPr>
        <w:t>%</w:t>
      </w:r>
      <w:r w:rsidR="00887FFB" w:rsidRPr="00887FFB">
        <w:rPr>
          <w:rFonts w:hint="eastAsia"/>
        </w:rPr>
        <w:t>，占总充值金额的</w:t>
      </w:r>
      <w:r w:rsidR="00887FFB">
        <w:t>53.78</w:t>
      </w:r>
      <w:r w:rsidR="00887FFB" w:rsidRPr="00887FFB">
        <w:rPr>
          <w:rFonts w:hint="eastAsia"/>
        </w:rPr>
        <w:t>%</w:t>
      </w:r>
      <w:r w:rsidR="00887FFB">
        <w:rPr>
          <w:rFonts w:hint="eastAsia"/>
        </w:rPr>
        <w:t>，</w:t>
      </w:r>
      <w:r w:rsidR="00887FFB">
        <w:t>同</w:t>
      </w:r>
      <w:r w:rsidR="00887FFB">
        <w:rPr>
          <w:rFonts w:hint="eastAsia"/>
        </w:rPr>
        <w:t>时</w:t>
      </w:r>
      <w:r w:rsidR="00887FFB">
        <w:t>充值金额</w:t>
      </w:r>
      <w:r w:rsidR="00887FFB">
        <w:rPr>
          <w:rFonts w:hint="eastAsia"/>
        </w:rPr>
        <w:t>超过</w:t>
      </w:r>
      <w:r>
        <w:rPr>
          <w:rFonts w:hint="eastAsia"/>
        </w:rPr>
        <w:t>100000</w:t>
      </w:r>
      <w:r>
        <w:rPr>
          <w:rFonts w:hint="eastAsia"/>
        </w:rPr>
        <w:t>元</w:t>
      </w:r>
      <w:r w:rsidR="00887FFB">
        <w:rPr>
          <w:rFonts w:hint="eastAsia"/>
        </w:rPr>
        <w:t>的用户</w:t>
      </w:r>
      <w:r>
        <w:t>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3457F6">
        <w:t>0.11</w:t>
      </w:r>
      <w:r>
        <w:t>%</w:t>
      </w:r>
      <w:r>
        <w:rPr>
          <w:rFonts w:hint="eastAsia"/>
        </w:rPr>
        <w:t>，</w:t>
      </w:r>
      <w:r>
        <w:t>占总充值金额的</w:t>
      </w:r>
      <w:r w:rsidR="003457F6">
        <w:t>16.23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  <w:commentRangeEnd w:id="7"/>
      <w:r w:rsidR="000145C6">
        <w:rPr>
          <w:rStyle w:val="a9"/>
        </w:rPr>
        <w:commentReference w:id="7"/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FC5418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FC5418" w14:paraId="7B07A012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013BEF4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5F6D5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783FF9B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036169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233E6BD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71009A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0C3595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FC5418" w14:paraId="21F78170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739B7E3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45844C3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20B2D72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6070586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58073C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132BDE0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3BB058F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FC5418" w14:paraId="310C63D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00B8D0E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0AA883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1467B8E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4A8F62B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1BF2128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4787277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3544A7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FC5418" w14:paraId="162606A6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390383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5B72EE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3797DC0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6FCE5C7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6592973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33B3EC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2A5FD3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FC5418" w14:paraId="5C0AB2C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759E941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450B3C2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10449F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7C8118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0E09F0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0F191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5733988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FC5418" w14:paraId="2BE2D92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6FF21F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5B4CE2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55157B78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7947B4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974382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0831D8C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1510537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FC5418" w14:paraId="34D2991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682728B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67C707E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0F4CE30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110AD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1BCB75A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450C76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13BD732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FC5418" w14:paraId="29D9D15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DC892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7913BFF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1F6B8BA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09BCEE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7FC15D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000BF2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08D36FD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FC5418" w14:paraId="2F13A93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64CE65D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2B08924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79D74DF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25E7286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014CB8E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5CC3B29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43E7C7C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FC5418" w14:paraId="0998CDE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530762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65DB99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36C10DF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F10F14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7C1DD2E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2BD3C93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763191B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FC5418" w14:paraId="01377A25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7D8550B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2696897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47864EA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18F26D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0487981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6428A9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6561419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FC5418" w14:paraId="41C34A5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3AF428A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6E4EDFC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1FBA5C7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641E5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737E3E0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21117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66D86F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FC5418" w14:paraId="6A19FE1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407C8D2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F78254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617D464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271C0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71F7DE4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73166B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05A3EA8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FC5418" w14:paraId="4B1C72E1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6A06A6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39B70B5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5B659D1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3F92BA8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0671620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934535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66DB32B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FC5418" w14:paraId="415FC60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212DCE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507C9B9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00209EF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4FCA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69F3F4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108AFE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14F5FBB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1E568C5B" w:rsidR="008527A6" w:rsidRDefault="00FC5418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9534F4E" wp14:editId="62059105">
            <wp:extent cx="5274310" cy="3754755"/>
            <wp:effectExtent l="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9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9"/>
      <w:r w:rsidR="00E15195">
        <w:rPr>
          <w:rStyle w:val="a9"/>
        </w:rPr>
        <w:commentReference w:id="9"/>
      </w:r>
    </w:p>
    <w:p w14:paraId="7FFFD434" w14:textId="08E26B9E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15195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E15195">
        <w:trPr>
          <w:trHeight w:val="478"/>
          <w:tblHeader/>
          <w:jc w:val="center"/>
        </w:trPr>
        <w:tc>
          <w:tcPr>
            <w:tcW w:w="17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FC5418" w14:paraId="060F382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2D11F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43AE5DD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6748456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16D0D1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FC5418" w14:paraId="3B75C60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2D6571C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微信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507F00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5B1121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0593F8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FC5418" w14:paraId="748885AA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5CBF477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7E822A0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2EF1AAA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85C3E3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FC5418" w14:paraId="01E10CF2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64A1E01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2E2CB8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1E5CBE5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06A312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FC5418" w14:paraId="70E23690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0374205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41E4556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3FF8B6B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1100A64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FC5418" w14:paraId="1C95E66B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375E6B3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2AD03C9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55F54E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5D49572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FC5418" w14:paraId="3325BDED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31F9A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5F023A8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70B17D0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3E1CDA0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FC5418" w14:paraId="7E22F0D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C5F830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7B95B58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5D8411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70B0C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37421AF" w14:textId="6FF73BAF" w:rsidR="00024AA2" w:rsidRDefault="001F4F5E" w:rsidP="00024AA2">
      <w:pPr>
        <w:ind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 wp14:anchorId="7AB9906C" wp14:editId="33DCC989">
            <wp:extent cx="5274310" cy="4006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39" w14:textId="650F7EDD" w:rsidR="00024AA2" w:rsidRDefault="00530894" w:rsidP="00024AA2">
      <w:pPr>
        <w:ind w:firstLineChars="0" w:firstLine="0"/>
        <w:jc w:val="center"/>
      </w:pPr>
      <w:r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</w:t>
      </w:r>
      <w:proofErr w:type="gramStart"/>
      <w:r w:rsidR="008527A6">
        <w:rPr>
          <w:rFonts w:hint="eastAsia"/>
          <w:sz w:val="21"/>
        </w:rPr>
        <w:t>—各充值方式年人数</w:t>
      </w:r>
      <w:proofErr w:type="gramEnd"/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111E8C6D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</w:t>
      </w:r>
      <w:r w:rsidR="009531F2">
        <w:t>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E15195" w14:paraId="6D834B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0510D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617BDB0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ACD25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467C4B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E15195" w14:paraId="2F1A83B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1536C43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0735C9E7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55D2BF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04E87F4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E15195" w14:paraId="4E839A0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4C34F9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7BBE26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6DA29C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74E2BB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E15195" w14:paraId="68A9DE9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3A64711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1B3275E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509A23F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3929553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E15195" w14:paraId="49FCD57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2C580F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086A752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44F8DB9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06A904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E15195" w14:paraId="184224AC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9FF1E3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38DF258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47A8958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488AF7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E15195" w14:paraId="46C2B8F4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37F193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5D9D5F8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4D259AA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4D69C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E15195" w14:paraId="360D7211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49F50EE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2B1508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1CF859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09D2DCF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E15195" w14:paraId="63BBD6B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743AC24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58F2736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86522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09AA77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E15195" w14:paraId="4187488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54E9C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7E0E762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661E81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56E3E85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E15195" w14:paraId="03620A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5224F3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D53252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390301F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7E7C85E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E15195" w14:paraId="73D8ABB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7C55D6D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5D35789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09B7CEE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139776A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E15195" w14:paraId="3CD14145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8FAEEC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01702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12F7D2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34E044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E15195" w14:paraId="332ACD5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534A6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1A5C327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3479C8C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C0E1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E15195" w14:paraId="1F2069D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4140BB1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019FB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0DBA78C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4CEBF2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E15195" w14:paraId="25F283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4961A53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53E8DCA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22E5EC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A6D5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E15195" w14:paraId="680D9E1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DD212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6E6AFF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152A8E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19A734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E15195" w14:paraId="0653B9C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738856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5976A96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101E5C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4AEB6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E15195" w14:paraId="58E386E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7A7447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661CFA2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56E812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1A6491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E15195" w14:paraId="1FD809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05C995C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A10DF0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4754AD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1ACB2E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E15195" w14:paraId="1B44FF5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2AD181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0480A36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2D604BF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0574188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E15195" w14:paraId="2AFC78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5191BB7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0E866E4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9045D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5EB1902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E15195" w14:paraId="7C88CBF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7476F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44F99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A7AC6C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6A76943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E15195" w14:paraId="7060385E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468EEF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556251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042F48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4384F90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E15195" w14:paraId="6691A31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13C2B4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26EF65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69AA16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49BB4F7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E15195" w14:paraId="599B9F1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7B9F535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5D8448A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082701C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52997E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E15195" w14:paraId="1DA074D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42FF0B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3A21778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096205A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173DED0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E15195" w14:paraId="05775CA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2A7F0DD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32A2D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10BF9C5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32E1B9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E15195" w14:paraId="19DACAA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A27F64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76B4BF6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795234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165CB10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E15195" w14:paraId="416D824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7E7D41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2A0DACF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7CB3905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1585FEB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E15195" w14:paraId="2DC95E9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C228EE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369363D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266682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4071A8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E15195" w14:paraId="493DE6A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2E8854D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12B1E6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74E87C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65E7AF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E15195" w14:paraId="0DF068A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7384C22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50DC0E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90F89F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59B253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E15195" w14:paraId="1C3649F8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603DB89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1834356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67A11BD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3A0318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E15195" w14:paraId="4E91C2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0FF8F0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69B0F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473B8FF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211F31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E15195" w14:paraId="1808AA2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054656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6605BF2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7EA4906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7111ED0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9B15D2F" w14:textId="161739A3" w:rsidR="008527A6" w:rsidRDefault="009531F2" w:rsidP="00006C6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0ADCF6" wp14:editId="02BE55BD">
            <wp:extent cx="5274310" cy="3999865"/>
            <wp:effectExtent l="0" t="0" r="2540" b="63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10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10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68A3F20F" w:rsidR="008527A6" w:rsidRPr="00B81597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 w:rsidRPr="007A1DF2">
        <w:rPr>
          <w:rFonts w:hint="eastAsia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 w:rsidRPr="007A1DF2">
        <w:rPr>
          <w:rFonts w:hint="eastAsia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到了更多学生用户的下载</w:t>
      </w:r>
      <w:r w:rsidR="00B81597"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 w:rsidRPr="00A93D98">
        <w:rPr>
          <w:rFonts w:hint="eastAsia"/>
        </w:rPr>
        <w:t>非效果类</w:t>
      </w:r>
      <w:proofErr w:type="gramEnd"/>
      <w:r w:rsidRPr="00A93D98">
        <w:rPr>
          <w:rFonts w:hint="eastAsia"/>
        </w:rPr>
        <w:t>广告比例增大，付费转化有所下降。</w:t>
      </w:r>
      <w:commentRangeStart w:id="11"/>
      <w:r w:rsidR="00B81597" w:rsidRPr="00A93D98">
        <w:rPr>
          <w:rFonts w:hint="eastAsia"/>
        </w:rPr>
        <w:t>2018</w:t>
      </w:r>
      <w:r w:rsidR="00B81597" w:rsidRPr="00A93D98">
        <w:rPr>
          <w:rFonts w:hint="eastAsia"/>
        </w:rPr>
        <w:t>年</w:t>
      </w:r>
      <w:r w:rsidR="00B81597" w:rsidRPr="00A93D98">
        <w:rPr>
          <w:rFonts w:hint="eastAsia"/>
        </w:rPr>
        <w:t>3</w:t>
      </w:r>
      <w:r w:rsidR="00B81597" w:rsidRPr="00A93D98">
        <w:rPr>
          <w:rFonts w:hint="eastAsia"/>
        </w:rPr>
        <w:t>月推</w:t>
      </w:r>
      <w:r w:rsidR="00B81597" w:rsidRPr="00A93D98">
        <w:rPr>
          <w:rFonts w:hint="eastAsia"/>
        </w:rPr>
        <w:lastRenderedPageBreak/>
        <w:t>出</w:t>
      </w:r>
      <w:r w:rsidR="003457F6">
        <w:rPr>
          <w:rFonts w:hint="eastAsia"/>
        </w:rPr>
        <w:t>了</w:t>
      </w:r>
      <w:r w:rsidR="00B81597" w:rsidRPr="00A93D98">
        <w:rPr>
          <w:rFonts w:hint="eastAsia"/>
        </w:rPr>
        <w:t>新玩法及活动，并相应增加了该月广告投放，从而推高了月新增注册用户数与主网页浏览量。</w:t>
      </w:r>
      <w:commentRangeEnd w:id="11"/>
      <w:r w:rsidR="00B81597" w:rsidRPr="00A93D98">
        <w:commentReference w:id="11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2AD1EF70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3A1D77">
        <w:rPr>
          <w:rFonts w:hint="eastAsia"/>
        </w:rPr>
        <w:t>与</w:t>
      </w:r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</w:t>
      </w:r>
      <w:r w:rsidR="003A1D77">
        <w:rPr>
          <w:rFonts w:hint="eastAsia"/>
        </w:rPr>
        <w:t>，</w:t>
      </w:r>
      <w:commentRangeStart w:id="12"/>
      <w:commentRangeStart w:id="13"/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commentRangeEnd w:id="12"/>
      <w:r w:rsidR="003A1D77">
        <w:rPr>
          <w:rStyle w:val="a9"/>
        </w:rPr>
        <w:commentReference w:id="12"/>
      </w:r>
      <w:r w:rsidR="00395D7F">
        <w:rPr>
          <w:rFonts w:hint="eastAsia"/>
        </w:rPr>
        <w:t>付费</w:t>
      </w:r>
      <w:r w:rsidR="00395D7F">
        <w:t>转化率较</w:t>
      </w:r>
      <w:r w:rsidR="00395D7F">
        <w:rPr>
          <w:rFonts w:hint="eastAsia"/>
        </w:rPr>
        <w:t>2017</w:t>
      </w:r>
      <w:r w:rsidR="00395D7F">
        <w:rPr>
          <w:rFonts w:hint="eastAsia"/>
        </w:rPr>
        <w:t>年</w:t>
      </w:r>
      <w:r w:rsidR="00395D7F">
        <w:rPr>
          <w:rFonts w:hint="eastAsia"/>
        </w:rPr>
        <w:t>12</w:t>
      </w:r>
      <w:r w:rsidR="00395D7F">
        <w:rPr>
          <w:rFonts w:hint="eastAsia"/>
        </w:rPr>
        <w:t>月</w:t>
      </w:r>
      <w:r w:rsidR="00395D7F">
        <w:t>有所下降，了解到</w:t>
      </w:r>
      <w:r w:rsidR="00395D7F">
        <w:rPr>
          <w:rFonts w:hint="eastAsia"/>
        </w:rPr>
        <w:t>是</w:t>
      </w:r>
      <w:r w:rsidR="00395D7F">
        <w:t>因神武</w:t>
      </w:r>
      <w:r w:rsidR="00395D7F">
        <w:rPr>
          <w:rFonts w:hint="eastAsia"/>
        </w:rPr>
        <w:t>3</w:t>
      </w:r>
      <w:r w:rsidR="00395D7F">
        <w:rPr>
          <w:rFonts w:hint="eastAsia"/>
        </w:rPr>
        <w:t>开服</w:t>
      </w:r>
      <w:r w:rsidR="00395D7F">
        <w:t>，</w:t>
      </w:r>
      <w:r w:rsidR="00395D7F">
        <w:rPr>
          <w:rFonts w:hint="eastAsia"/>
        </w:rPr>
        <w:t>2017</w:t>
      </w:r>
      <w:r w:rsidR="00395D7F">
        <w:rPr>
          <w:rFonts w:hint="eastAsia"/>
        </w:rPr>
        <w:t>年</w:t>
      </w:r>
      <w:r w:rsidR="00395D7F">
        <w:rPr>
          <w:rFonts w:hint="eastAsia"/>
        </w:rPr>
        <w:t>11</w:t>
      </w:r>
      <w:r w:rsidR="00395D7F">
        <w:rPr>
          <w:rFonts w:hint="eastAsia"/>
        </w:rPr>
        <w:t>月</w:t>
      </w:r>
      <w:r w:rsidR="00395D7F">
        <w:rPr>
          <w:rFonts w:hint="eastAsia"/>
        </w:rPr>
        <w:t>12</w:t>
      </w:r>
      <w:r w:rsidR="00395D7F">
        <w:rPr>
          <w:rFonts w:hint="eastAsia"/>
        </w:rPr>
        <w:t>月</w:t>
      </w:r>
      <w:r w:rsidR="00395D7F">
        <w:t>付费转化率变化率较高导致</w:t>
      </w:r>
      <w:r>
        <w:rPr>
          <w:rFonts w:hint="eastAsia"/>
        </w:rPr>
        <w:t>。</w:t>
      </w:r>
      <w:commentRangeEnd w:id="13"/>
      <w:r w:rsidR="00665AF2">
        <w:rPr>
          <w:rStyle w:val="a9"/>
        </w:rPr>
        <w:commentReference w:id="13"/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06F01BF1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 w:rsidR="003F6AA3">
        <w:t>月活跃</w:t>
      </w:r>
      <w:proofErr w:type="gramEnd"/>
      <w:r w:rsidR="003F6AA3">
        <w:rPr>
          <w:rFonts w:hint="eastAsia"/>
        </w:rPr>
        <w:t>账户</w:t>
      </w:r>
      <w:r>
        <w:t>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 w:rsidR="002D0937">
        <w:t>变动趋势</w:t>
      </w:r>
      <w:r>
        <w:rPr>
          <w:rFonts w:hint="eastAsia"/>
        </w:rPr>
        <w:t>。</w:t>
      </w:r>
      <w:commentRangeStart w:id="14"/>
      <w:r w:rsidR="002D0937">
        <w:rPr>
          <w:rFonts w:hint="eastAsia"/>
        </w:rPr>
        <w:t>《神武</w:t>
      </w:r>
      <w:r w:rsidR="002D0937">
        <w:t>系列（</w:t>
      </w:r>
      <w:r w:rsidR="002D0937">
        <w:rPr>
          <w:rFonts w:hint="eastAsia"/>
        </w:rPr>
        <w:t>端游</w:t>
      </w:r>
      <w:r w:rsidR="002D0937">
        <w:t>）</w:t>
      </w:r>
      <w:r w:rsidR="002D0937">
        <w:rPr>
          <w:rFonts w:hint="eastAsia"/>
        </w:rPr>
        <w:t>》于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月开放</w:t>
      </w:r>
      <w:r w:rsidR="002B49E9" w:rsidRPr="002B49E9">
        <w:rPr>
          <w:rFonts w:hint="eastAsia"/>
        </w:rPr>
        <w:t>130</w:t>
      </w:r>
      <w:r w:rsidR="002B49E9" w:rsidRPr="002B49E9">
        <w:rPr>
          <w:rFonts w:hint="eastAsia"/>
        </w:rPr>
        <w:t>级装备，并于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</w:t>
      </w:r>
      <w:r w:rsidR="002B49E9" w:rsidRPr="002B49E9">
        <w:rPr>
          <w:rFonts w:hint="eastAsia"/>
        </w:rPr>
        <w:t>31</w:t>
      </w:r>
      <w:r w:rsidR="002B49E9" w:rsidRPr="002B49E9">
        <w:rPr>
          <w:rFonts w:hint="eastAsia"/>
        </w:rPr>
        <w:t>日推出新资料片，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月上线全新</w:t>
      </w:r>
      <w:r w:rsidR="002B49E9" w:rsidRPr="002B49E9">
        <w:rPr>
          <w:rFonts w:hint="eastAsia"/>
        </w:rPr>
        <w:t>120</w:t>
      </w:r>
      <w:r w:rsidR="002B49E9" w:rsidRPr="002B49E9">
        <w:rPr>
          <w:rFonts w:hint="eastAsia"/>
        </w:rPr>
        <w:t>级副本，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月推出暑期活动，导致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</w:t>
      </w:r>
      <w:r w:rsidR="002D0937">
        <w:rPr>
          <w:rFonts w:hint="eastAsia"/>
        </w:rPr>
        <w:t>至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</w:t>
      </w:r>
      <w:r w:rsidR="003F6AA3">
        <w:rPr>
          <w:rFonts w:hint="eastAsia"/>
        </w:rPr>
        <w:t>月活跃账户</w:t>
      </w:r>
      <w:r w:rsidR="002D0937">
        <w:rPr>
          <w:rFonts w:hint="eastAsia"/>
        </w:rPr>
        <w:t>数</w:t>
      </w:r>
      <w:r w:rsidR="002B49E9" w:rsidRPr="002B49E9">
        <w:rPr>
          <w:rFonts w:hint="eastAsia"/>
        </w:rPr>
        <w:t>上升</w:t>
      </w:r>
      <w:r w:rsidR="002D0937">
        <w:rPr>
          <w:rFonts w:hint="eastAsia"/>
        </w:rPr>
        <w:t>。</w:t>
      </w:r>
      <w:commentRangeEnd w:id="14"/>
      <w:r w:rsidR="002D0937">
        <w:rPr>
          <w:rStyle w:val="a9"/>
        </w:rPr>
        <w:commentReference w:id="14"/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3EE651D1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3A1D77" w:rsidRPr="003A1D77">
        <w:rPr>
          <w:rFonts w:hint="eastAsia"/>
        </w:rPr>
        <w:t>ARPU</w:t>
      </w:r>
      <w:r w:rsidR="003A1D77">
        <w:rPr>
          <w:rFonts w:hint="eastAsia"/>
        </w:rPr>
        <w:t>值变化率均落在区间内，变化较为集中，未发现明显异常</w:t>
      </w:r>
      <w:r>
        <w:t>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140CFCAB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</w:t>
      </w:r>
      <w:r>
        <w:lastRenderedPageBreak/>
        <w:t>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 w:rsidR="003A1D77">
        <w:rPr>
          <w:rFonts w:hint="eastAsia"/>
        </w:rPr>
        <w:t>变化较为集中，</w:t>
      </w:r>
      <w:r>
        <w:t>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0074B338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 w:rsidR="008545FC" w:rsidRPr="008545FC">
        <w:rPr>
          <w:rFonts w:hint="eastAsia"/>
        </w:rPr>
        <w:t>发现《神武系列（端游）》</w:t>
      </w:r>
      <w:r w:rsidR="008545FC">
        <w:rPr>
          <w:rFonts w:hint="eastAsia"/>
        </w:rPr>
        <w:t>AR</w:t>
      </w:r>
      <w:r w:rsidR="008545FC" w:rsidRPr="008545FC">
        <w:rPr>
          <w:rFonts w:hint="eastAsia"/>
        </w:rPr>
        <w:t>PU</w:t>
      </w:r>
      <w:r w:rsidR="008545FC" w:rsidRPr="008545FC">
        <w:rPr>
          <w:rFonts w:hint="eastAsia"/>
        </w:rPr>
        <w:t>值在报告期内缓步上升，</w:t>
      </w:r>
      <w:proofErr w:type="gramStart"/>
      <w:r w:rsidR="008545FC" w:rsidRPr="008545FC">
        <w:rPr>
          <w:rFonts w:hint="eastAsia"/>
        </w:rPr>
        <w:t>月</w:t>
      </w:r>
      <w:r w:rsidR="007B487D">
        <w:rPr>
          <w:rFonts w:hint="eastAsia"/>
        </w:rPr>
        <w:t>活跃</w:t>
      </w:r>
      <w:proofErr w:type="gramEnd"/>
      <w:r w:rsidR="003F6AA3">
        <w:rPr>
          <w:rFonts w:hint="eastAsia"/>
        </w:rPr>
        <w:t>账户数与系统内充值金额的变动趋势基本一致。</w:t>
      </w:r>
      <w:r w:rsidR="003F6AA3" w:rsidRPr="007B487D">
        <w:rPr>
          <w:rFonts w:hint="eastAsia"/>
        </w:rPr>
        <w:t>2018</w:t>
      </w:r>
      <w:r w:rsidR="003F6AA3" w:rsidRPr="007B487D">
        <w:rPr>
          <w:rFonts w:hint="eastAsia"/>
        </w:rPr>
        <w:t>年</w:t>
      </w:r>
      <w:r w:rsidR="003F6AA3" w:rsidRPr="007B487D">
        <w:rPr>
          <w:rFonts w:hint="eastAsia"/>
        </w:rPr>
        <w:t>3</w:t>
      </w:r>
      <w:r w:rsidR="003F6AA3" w:rsidRPr="007B487D">
        <w:rPr>
          <w:rFonts w:hint="eastAsia"/>
        </w:rPr>
        <w:t>月</w:t>
      </w:r>
      <w:r w:rsidR="003F6AA3">
        <w:rPr>
          <w:rFonts w:hint="eastAsia"/>
        </w:rPr>
        <w:t>，</w:t>
      </w:r>
      <w:commentRangeStart w:id="15"/>
      <w:r w:rsidR="007B487D" w:rsidRPr="007B487D">
        <w:rPr>
          <w:rFonts w:hint="eastAsia"/>
        </w:rPr>
        <w:t>《</w:t>
      </w:r>
      <w:r w:rsidR="003F6AA3">
        <w:rPr>
          <w:rFonts w:hint="eastAsia"/>
        </w:rPr>
        <w:t>神武系列（端游）》</w:t>
      </w:r>
      <w:r w:rsidR="007B487D" w:rsidRPr="007B487D">
        <w:rPr>
          <w:rFonts w:hint="eastAsia"/>
        </w:rPr>
        <w:t>推出门派、宠物、驭兽、特技、阵法、</w:t>
      </w:r>
      <w:proofErr w:type="gramStart"/>
      <w:r w:rsidR="007B487D" w:rsidRPr="007B487D">
        <w:rPr>
          <w:rFonts w:hint="eastAsia"/>
        </w:rPr>
        <w:t>魂技系列</w:t>
      </w:r>
      <w:proofErr w:type="gramEnd"/>
      <w:r w:rsidR="007B487D" w:rsidRPr="007B487D">
        <w:rPr>
          <w:rFonts w:hint="eastAsia"/>
        </w:rPr>
        <w:t>技能调整；老玩家回归活动；财运祝福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；元宵节活动；转门派、重置属性点限时半价等众多刺激玩家付费的玩法及活动，导致</w:t>
      </w:r>
      <w:r w:rsidR="003F6AA3">
        <w:rPr>
          <w:rFonts w:hint="eastAsia"/>
        </w:rPr>
        <w:t>该月</w:t>
      </w:r>
      <w:r w:rsidR="007B487D">
        <w:rPr>
          <w:rFonts w:hint="eastAsia"/>
        </w:rPr>
        <w:t>AR</w:t>
      </w:r>
      <w:r w:rsidR="007B487D" w:rsidRPr="007B487D">
        <w:rPr>
          <w:rFonts w:hint="eastAsia"/>
        </w:rPr>
        <w:t>PU</w:t>
      </w:r>
      <w:r w:rsidR="007B487D" w:rsidRPr="007B487D">
        <w:rPr>
          <w:rFonts w:hint="eastAsia"/>
        </w:rPr>
        <w:t>值与系统内充值金额达到顶峰。</w:t>
      </w:r>
      <w:commentRangeEnd w:id="15"/>
      <w:r w:rsidR="007B487D">
        <w:rPr>
          <w:rStyle w:val="a9"/>
        </w:rPr>
        <w:commentReference w:id="15"/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2C5229F9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 w:rsidR="008545FC">
        <w:t>系统内充值金额的变动趋势基本一致</w:t>
      </w:r>
      <w:r w:rsidR="003F6AA3">
        <w:rPr>
          <w:rFonts w:hint="eastAsia"/>
        </w:rPr>
        <w:t>。</w:t>
      </w:r>
      <w:r w:rsidR="003F6AA3" w:rsidRPr="005A6C00">
        <w:rPr>
          <w:rFonts w:hint="eastAsia"/>
        </w:rPr>
        <w:t>2018</w:t>
      </w:r>
      <w:r w:rsidR="003F6AA3" w:rsidRPr="005A6C00">
        <w:rPr>
          <w:rFonts w:hint="eastAsia"/>
        </w:rPr>
        <w:t>年</w:t>
      </w:r>
      <w:r w:rsidR="003F6AA3" w:rsidRPr="002D0937">
        <w:rPr>
          <w:rFonts w:hint="eastAsia"/>
        </w:rPr>
        <w:t>3</w:t>
      </w:r>
      <w:r w:rsidR="003F6AA3" w:rsidRPr="002D0937">
        <w:rPr>
          <w:rFonts w:hint="eastAsia"/>
        </w:rPr>
        <w:t>月</w:t>
      </w:r>
      <w:r w:rsidR="003F6AA3">
        <w:rPr>
          <w:rFonts w:hint="eastAsia"/>
        </w:rPr>
        <w:t>，</w:t>
      </w:r>
      <w:commentRangeStart w:id="16"/>
      <w:r w:rsidR="008545FC" w:rsidRPr="005A6C00">
        <w:rPr>
          <w:rFonts w:hint="eastAsia"/>
        </w:rPr>
        <w:t>《</w:t>
      </w:r>
      <w:r w:rsidR="003F6AA3" w:rsidRPr="005A6C00">
        <w:rPr>
          <w:rFonts w:hint="eastAsia"/>
        </w:rPr>
        <w:t>神武系列（端游）》</w:t>
      </w:r>
      <w:r w:rsidR="002D0937" w:rsidRPr="002D0937">
        <w:rPr>
          <w:rFonts w:hint="eastAsia"/>
        </w:rPr>
        <w:t>推出门派、宠物、驭兽、特技、阵法、</w:t>
      </w:r>
      <w:proofErr w:type="gramStart"/>
      <w:r w:rsidR="002D0937" w:rsidRPr="002D0937">
        <w:rPr>
          <w:rFonts w:hint="eastAsia"/>
        </w:rPr>
        <w:t>魂技系列</w:t>
      </w:r>
      <w:proofErr w:type="gramEnd"/>
      <w:r w:rsidR="002D0937" w:rsidRPr="002D0937">
        <w:rPr>
          <w:rFonts w:hint="eastAsia"/>
        </w:rPr>
        <w:t>技能调整；老玩家回归活动；财运祝福</w:t>
      </w:r>
      <w:r w:rsidR="002D0937" w:rsidRPr="002D0937">
        <w:rPr>
          <w:rFonts w:hint="eastAsia"/>
        </w:rPr>
        <w:t>BUFF</w:t>
      </w:r>
      <w:r w:rsidR="002D0937" w:rsidRPr="002D0937">
        <w:rPr>
          <w:rFonts w:hint="eastAsia"/>
        </w:rPr>
        <w:t>；元宵节活动；转门派、重置属性点限时半价等众多刺激玩家付费的玩法及活动，导致</w:t>
      </w:r>
      <w:r w:rsidR="003F6AA3">
        <w:rPr>
          <w:rFonts w:hint="eastAsia"/>
        </w:rPr>
        <w:t>该月</w:t>
      </w:r>
      <w:r w:rsidR="002D0937" w:rsidRPr="002D0937">
        <w:rPr>
          <w:rFonts w:hint="eastAsia"/>
        </w:rPr>
        <w:t>ARPPU</w:t>
      </w:r>
      <w:r w:rsidR="002D0937" w:rsidRPr="002D0937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2D0937" w:rsidRPr="002D0937">
        <w:rPr>
          <w:rFonts w:hint="eastAsia"/>
        </w:rPr>
        <w:t>充值金额达到顶峰</w:t>
      </w:r>
      <w:r w:rsidR="008545FC">
        <w:rPr>
          <w:rFonts w:hint="eastAsia"/>
        </w:rPr>
        <w:t>。</w:t>
      </w:r>
      <w:commentRangeEnd w:id="16"/>
      <w:r w:rsidR="008545FC">
        <w:rPr>
          <w:rStyle w:val="a9"/>
        </w:rPr>
        <w:commentReference w:id="16"/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30A5ED39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</w:t>
      </w:r>
      <w:r w:rsidR="005772E4">
        <w:t>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月回落，</w:t>
      </w:r>
      <w:r w:rsidR="005772E4">
        <w:rPr>
          <w:rFonts w:hint="eastAsia"/>
        </w:rPr>
        <w:t>2018</w:t>
      </w:r>
      <w:r w:rsidR="005772E4">
        <w:rPr>
          <w:rFonts w:hint="eastAsia"/>
        </w:rPr>
        <w:t>年</w:t>
      </w:r>
      <w:r w:rsidR="005772E4">
        <w:rPr>
          <w:rFonts w:hint="eastAsia"/>
        </w:rPr>
        <w:t>3</w:t>
      </w:r>
      <w:r w:rsidR="005772E4">
        <w:rPr>
          <w:rFonts w:hint="eastAsia"/>
        </w:rPr>
        <w:t>月</w:t>
      </w:r>
      <w:r w:rsidR="00221AD2">
        <w:rPr>
          <w:rFonts w:hint="eastAsia"/>
        </w:rPr>
        <w:t>显著</w:t>
      </w:r>
      <w:r w:rsidR="00221AD2">
        <w:t>上升，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  <w:commentRangeStart w:id="17"/>
      <w:r w:rsidR="005772E4" w:rsidRPr="005772E4">
        <w:rPr>
          <w:rFonts w:hint="eastAsia"/>
        </w:rPr>
        <w:t>2018</w:t>
      </w:r>
      <w:r w:rsidR="005772E4" w:rsidRPr="005772E4">
        <w:rPr>
          <w:rFonts w:hint="eastAsia"/>
        </w:rPr>
        <w:t>年</w:t>
      </w:r>
      <w:r w:rsidR="005772E4" w:rsidRPr="005772E4">
        <w:rPr>
          <w:rFonts w:hint="eastAsia"/>
        </w:rPr>
        <w:t>3</w:t>
      </w:r>
      <w:r w:rsidR="005772E4" w:rsidRPr="005772E4">
        <w:rPr>
          <w:rFonts w:hint="eastAsia"/>
        </w:rPr>
        <w:t>月《神武系列（端游）》推出新玩法及活动，并相应增加了该月广告投放，从而推高了月新增注册用户数</w:t>
      </w:r>
      <w:commentRangeEnd w:id="17"/>
      <w:r w:rsidR="005772E4">
        <w:rPr>
          <w:rFonts w:hint="eastAsia"/>
        </w:rPr>
        <w:t>。</w:t>
      </w:r>
      <w:r w:rsidR="005772E4">
        <w:rPr>
          <w:rStyle w:val="a9"/>
        </w:rPr>
        <w:commentReference w:id="17"/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8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18"/>
      <w:proofErr w:type="gramEnd"/>
      <w:r w:rsidR="00DA2468">
        <w:rPr>
          <w:rStyle w:val="a9"/>
        </w:rPr>
        <w:commentReference w:id="18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526CD00D" w:rsidR="008527A6" w:rsidRDefault="008527A6" w:rsidP="008527A6">
      <w:pPr>
        <w:ind w:firstLine="480"/>
      </w:pPr>
      <w:r>
        <w:rPr>
          <w:rFonts w:hint="eastAsia"/>
        </w:rPr>
        <w:lastRenderedPageBreak/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</w:t>
      </w:r>
      <w:r w:rsidR="00F66616">
        <w:t>8</w:t>
      </w:r>
      <w:r>
        <w:rPr>
          <w:rFonts w:hint="eastAsia"/>
        </w:rPr>
        <w:t>年</w:t>
      </w:r>
      <w:r w:rsidR="00F66616">
        <w:t>3</w:t>
      </w:r>
      <w:r>
        <w:rPr>
          <w:rFonts w:hint="eastAsia"/>
        </w:rPr>
        <w:t>月平均单次充值金额较高，</w:t>
      </w:r>
      <w:r w:rsidR="00D33EE9">
        <w:rPr>
          <w:rFonts w:hint="eastAsia"/>
        </w:rPr>
        <w:t>超过</w:t>
      </w:r>
      <w:r w:rsidR="00D33EE9">
        <w:rPr>
          <w:rFonts w:hint="eastAsia"/>
        </w:rPr>
        <w:t>15</w:t>
      </w:r>
      <w:r>
        <w:rPr>
          <w:rFonts w:hint="eastAsia"/>
        </w:rPr>
        <w:t>0</w:t>
      </w:r>
      <w:r w:rsidR="007B487D">
        <w:rPr>
          <w:rFonts w:hint="eastAsia"/>
        </w:rPr>
        <w:t>元。</w:t>
      </w:r>
      <w:commentRangeStart w:id="19"/>
      <w:r>
        <w:rPr>
          <w:rFonts w:hint="eastAsia"/>
        </w:rPr>
        <w:t>我们了解到</w:t>
      </w:r>
      <w:r>
        <w:rPr>
          <w:rFonts w:hint="eastAsia"/>
        </w:rPr>
        <w:t>201</w:t>
      </w:r>
      <w:r w:rsidR="00D33EE9">
        <w:t>8</w:t>
      </w:r>
      <w:r>
        <w:rPr>
          <w:rFonts w:hint="eastAsia"/>
        </w:rPr>
        <w:t>年</w:t>
      </w:r>
      <w:r w:rsidR="00D33EE9">
        <w:t>3</w:t>
      </w:r>
      <w:r>
        <w:rPr>
          <w:rFonts w:hint="eastAsia"/>
        </w:rPr>
        <w:t>月</w:t>
      </w:r>
      <w:r w:rsidR="007B487D" w:rsidRPr="007B487D">
        <w:rPr>
          <w:rFonts w:hint="eastAsia"/>
        </w:rPr>
        <w:t>单次充值金额较高的主要原因系</w:t>
      </w:r>
      <w:r w:rsidR="007B487D">
        <w:rPr>
          <w:rFonts w:ascii="仿宋" w:hAnsi="仿宋" w:cs="Calibri" w:hint="eastAsia"/>
          <w:color w:val="000000"/>
        </w:rPr>
        <w:t>《神武系列（端游）》</w:t>
      </w:r>
      <w:r w:rsidR="007B487D" w:rsidRPr="007B487D">
        <w:rPr>
          <w:rFonts w:hint="eastAsia"/>
        </w:rPr>
        <w:t>推出限时财运祝福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活</w:t>
      </w:r>
      <w:r w:rsidR="007B487D">
        <w:rPr>
          <w:rFonts w:hint="eastAsia"/>
        </w:rPr>
        <w:t>动，充值附赠一定金币（每个玩家只有一次机会），刺激</w:t>
      </w:r>
      <w:r w:rsidR="009D46A8">
        <w:rPr>
          <w:rFonts w:hint="eastAsia"/>
        </w:rPr>
        <w:t>了</w:t>
      </w:r>
      <w:r w:rsidR="007B487D">
        <w:rPr>
          <w:rFonts w:hint="eastAsia"/>
        </w:rPr>
        <w:t>玩家大额付费</w:t>
      </w:r>
      <w:r>
        <w:rPr>
          <w:rFonts w:hint="eastAsia"/>
        </w:rPr>
        <w:t>。</w:t>
      </w:r>
      <w:commentRangeEnd w:id="19"/>
      <w:r w:rsidR="00B81597">
        <w:rPr>
          <w:rStyle w:val="a9"/>
        </w:rPr>
        <w:commentReference w:id="19"/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4589D0E9" w14:textId="247D060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</w:t>
      </w:r>
      <w:r>
        <w:rPr>
          <w:rFonts w:ascii="仿宋" w:hAnsi="仿宋" w:cs="Calibri" w:hint="eastAsia"/>
          <w:color w:val="000000"/>
        </w:rPr>
        <w:lastRenderedPageBreak/>
        <w:t>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 w:rsidR="00D33EE9">
        <w:rPr>
          <w:rFonts w:hint="eastAsia"/>
        </w:rPr>
        <w:t>日与</w:t>
      </w:r>
      <w:r>
        <w:rPr>
          <w:rFonts w:hint="eastAsia"/>
        </w:rPr>
        <w:t>31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lastRenderedPageBreak/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05A4F01C" w14:textId="50EDA1B3" w:rsidR="00D33EE9" w:rsidRDefault="00D33EE9" w:rsidP="00D33EE9">
      <w:pPr>
        <w:ind w:firstLine="480"/>
      </w:pPr>
      <w:r>
        <w:rPr>
          <w:rFonts w:hint="eastAsia"/>
        </w:rPr>
        <w:t>我们</w:t>
      </w:r>
      <w:r>
        <w:t>对</w:t>
      </w:r>
      <w:r w:rsidR="009D46A8">
        <w:rPr>
          <w:rFonts w:hint="eastAsia"/>
        </w:rPr>
        <w:t>充</w:t>
      </w:r>
      <w:proofErr w:type="gramStart"/>
      <w:r w:rsidR="009D46A8">
        <w:rPr>
          <w:rFonts w:hint="eastAsia"/>
        </w:rPr>
        <w:t>值</w:t>
      </w:r>
      <w:r>
        <w:rPr>
          <w:rFonts w:hint="eastAsia"/>
        </w:rPr>
        <w:t>用户</w:t>
      </w:r>
      <w:proofErr w:type="gramEnd"/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94.22%</w:t>
      </w:r>
      <w:r>
        <w:rPr>
          <w:rFonts w:hint="eastAsia"/>
        </w:rPr>
        <w:t>，占</w:t>
      </w:r>
      <w:r>
        <w:t>总充值金额的</w:t>
      </w:r>
      <w:r>
        <w:t>27.82%</w:t>
      </w:r>
      <w:r>
        <w:rPr>
          <w:rFonts w:hint="eastAsia"/>
        </w:rPr>
        <w:t>；充值</w:t>
      </w:r>
      <w:r w:rsidR="009D46A8">
        <w:t>金额主要</w:t>
      </w:r>
      <w:r w:rsidR="009D46A8">
        <w:rPr>
          <w:rFonts w:hint="eastAsia"/>
        </w:rPr>
        <w:t>分布</w:t>
      </w:r>
      <w:r>
        <w:t>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 w:rsidR="009D46A8">
        <w:rPr>
          <w:rFonts w:hint="eastAsia"/>
        </w:rPr>
        <w:t>，占总</w:t>
      </w:r>
      <w:r w:rsidR="009D46A8">
        <w:t>充</w:t>
      </w:r>
      <w:proofErr w:type="gramStart"/>
      <w:r w:rsidR="009D46A8">
        <w:t>值人数</w:t>
      </w:r>
      <w:proofErr w:type="gramEnd"/>
      <w:r w:rsidR="009D46A8">
        <w:t>的</w:t>
      </w:r>
      <w:r w:rsidR="009D46A8">
        <w:t>19.19%</w:t>
      </w:r>
      <w:r w:rsidR="009D46A8">
        <w:rPr>
          <w:rFonts w:hint="eastAsia"/>
        </w:rPr>
        <w:t>，占</w:t>
      </w:r>
      <w:r w:rsidR="009D46A8">
        <w:t>总充值金额的</w:t>
      </w:r>
      <w:r w:rsidR="009D46A8">
        <w:t>51.03%</w:t>
      </w:r>
      <w:r w:rsidR="009D46A8">
        <w:rPr>
          <w:rFonts w:hint="eastAsia"/>
        </w:rPr>
        <w:t>，</w:t>
      </w:r>
      <w:r w:rsidR="009D46A8" w:rsidRPr="009D46A8">
        <w:rPr>
          <w:rFonts w:hint="eastAsia"/>
        </w:rPr>
        <w:t>同时充值金额超过</w:t>
      </w:r>
      <w:r w:rsidR="009D46A8" w:rsidRPr="009D46A8">
        <w:rPr>
          <w:rFonts w:hint="eastAsia"/>
        </w:rPr>
        <w:t>100000</w:t>
      </w:r>
      <w:r w:rsidR="009D46A8" w:rsidRPr="009D46A8">
        <w:rPr>
          <w:rFonts w:hint="eastAsia"/>
        </w:rPr>
        <w:t>元的用户占总充</w:t>
      </w:r>
      <w:proofErr w:type="gramStart"/>
      <w:r w:rsidR="009D46A8" w:rsidRPr="009D46A8">
        <w:rPr>
          <w:rFonts w:hint="eastAsia"/>
        </w:rPr>
        <w:t>值人数</w:t>
      </w:r>
      <w:proofErr w:type="gramEnd"/>
      <w:r w:rsidR="009D46A8" w:rsidRPr="009D46A8">
        <w:rPr>
          <w:rFonts w:hint="eastAsia"/>
        </w:rPr>
        <w:t>的</w:t>
      </w:r>
      <w:r w:rsidR="009D46A8" w:rsidRPr="009D46A8">
        <w:rPr>
          <w:rFonts w:hint="eastAsia"/>
        </w:rPr>
        <w:t>0.1</w:t>
      </w:r>
      <w:r w:rsidR="009D46A8">
        <w:t>6</w:t>
      </w:r>
      <w:r w:rsidR="009D46A8" w:rsidRPr="009D46A8">
        <w:rPr>
          <w:rFonts w:hint="eastAsia"/>
        </w:rPr>
        <w:t>%</w:t>
      </w:r>
      <w:r w:rsidR="009D46A8" w:rsidRPr="009D46A8">
        <w:rPr>
          <w:rFonts w:hint="eastAsia"/>
        </w:rPr>
        <w:t>，占总充值金额的</w:t>
      </w:r>
      <w:r w:rsidR="009D46A8">
        <w:t>20.70</w:t>
      </w:r>
      <w:r w:rsidR="009D46A8" w:rsidRPr="009D46A8">
        <w:rPr>
          <w:rFonts w:hint="eastAsia"/>
        </w:rPr>
        <w:t>%</w:t>
      </w:r>
      <w:r w:rsidR="009D46A8" w:rsidRPr="009D46A8">
        <w:rPr>
          <w:rFonts w:hint="eastAsia"/>
        </w:rPr>
        <w:t>，</w:t>
      </w:r>
      <w:r>
        <w:rPr>
          <w:rFonts w:hint="eastAsia"/>
        </w:rPr>
        <w:t>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239C28D5" w14:textId="77777777" w:rsidR="00D33EE9" w:rsidRDefault="00D33EE9" w:rsidP="00D33EE9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D33EE9" w14:paraId="03143E12" w14:textId="77777777" w:rsidTr="00984ABC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D731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2A0FE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5458BC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0F23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7D8CFB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3A62D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9191A5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D33EE9" w14:paraId="29F8DC7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DF0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DBF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4E9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AEBF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A392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FE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0E40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D33EE9" w14:paraId="162F83F6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F86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D721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DFB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AF9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D642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622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AED5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D33EE9" w14:paraId="6CA39D69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43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6CC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473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7C6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421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36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74E4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D33EE9" w14:paraId="02752D8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C33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3CB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27F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942B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0BCF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5E5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3C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D33EE9" w14:paraId="5F9C15E4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0AA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40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BE4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9C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0AA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D82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4A00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D33EE9" w14:paraId="0A0B388B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B4A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48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99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DCF8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167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09E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DCF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D33EE9" w14:paraId="1CE2A9A5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4D82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6329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F37E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04E1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1AD6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59CA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D6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D33EE9" w14:paraId="087A6DC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DD8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8916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EF9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D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7A7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04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9B8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D33EE9" w14:paraId="06190621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3B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9D14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E9E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80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F0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B4D7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650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D33EE9" w14:paraId="2AA56240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DD2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C1D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9CC3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BBF1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5A7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0D5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C32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D33EE9" w14:paraId="680F485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6F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F47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7D57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402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A5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20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402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D33EE9" w14:paraId="62479332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A4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5EC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FDC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561A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60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63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00D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D33EE9" w14:paraId="79C834AF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C3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6D34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34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34A8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EF36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D3B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0375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D33EE9" w14:paraId="4555F9D3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18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076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31D1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835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D51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A2D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C549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D33EE9" w14:paraId="1C3438E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ECB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024B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E603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297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CA92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103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E544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8D615" w14:textId="77777777" w:rsidR="00D33EE9" w:rsidRDefault="00D33EE9" w:rsidP="00D33EE9">
      <w:pPr>
        <w:ind w:firstLineChars="0" w:firstLine="0"/>
        <w:rPr>
          <w:sz w:val="21"/>
        </w:rPr>
      </w:pPr>
    </w:p>
    <w:p w14:paraId="28B9B261" w14:textId="77777777" w:rsidR="00D33EE9" w:rsidRDefault="00D33EE9" w:rsidP="00D33EE9">
      <w:pPr>
        <w:ind w:firstLineChars="0" w:firstLine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6FD0967" wp14:editId="645EB046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1F326F98" w14:textId="56CBFB23" w:rsidR="0028415C" w:rsidRDefault="0028415C" w:rsidP="0028415C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</w:t>
      </w:r>
      <w:r>
        <w:t>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CEFE272" w14:textId="77777777" w:rsidR="0028415C" w:rsidRDefault="0028415C" w:rsidP="0028415C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28415C" w14:paraId="2D5AD015" w14:textId="77777777" w:rsidTr="00984ABC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9CF3383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CF80B6C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42DAF81D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656D4E1E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8415C" w14:paraId="0DDAD35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D80C9" w14:textId="40FD924E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2599E" w14:textId="3FBD66A5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4B786" w14:textId="02872B49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16134" w14:textId="50008C24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41.34%</w:t>
            </w:r>
          </w:p>
        </w:tc>
      </w:tr>
      <w:tr w:rsidR="0028415C" w14:paraId="0A2C152B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AAD70" w14:textId="50616B77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proofErr w:type="gramStart"/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C6CB1" w14:textId="644B9070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9552" w14:textId="55414372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74E85" w14:textId="020B1E74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67.87%</w:t>
            </w:r>
          </w:p>
        </w:tc>
      </w:tr>
      <w:tr w:rsidR="0028415C" w14:paraId="6599E343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4C5B9" w14:textId="1DCE910D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21F66" w14:textId="339DD952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B7A0D" w14:textId="244419AE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1113" w14:textId="259B466A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80.96%</w:t>
            </w:r>
          </w:p>
        </w:tc>
      </w:tr>
      <w:tr w:rsidR="0028415C" w14:paraId="0909E8A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0679E" w14:textId="1A050149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EFEB" w14:textId="558332D7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7C3D7" w14:textId="79E87A3D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0F528" w14:textId="179C87A0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93.53%</w:t>
            </w:r>
          </w:p>
        </w:tc>
      </w:tr>
      <w:tr w:rsidR="0028415C" w14:paraId="062B46F2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48CD" w14:textId="3E6A7E73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29" w14:textId="0F688759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9BD1" w14:textId="5104403B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F9D89" w14:textId="2905E56A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98.56%</w:t>
            </w:r>
          </w:p>
        </w:tc>
      </w:tr>
      <w:tr w:rsidR="0028415C" w14:paraId="69BBD00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D71E7" w14:textId="218C135F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78967" w14:textId="62DBE98B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F1021" w14:textId="4AAFEFAF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AA86B" w14:textId="1F2631A1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99.51%</w:t>
            </w:r>
          </w:p>
        </w:tc>
      </w:tr>
      <w:tr w:rsidR="0028415C" w14:paraId="5030DCCE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8C7D4" w14:textId="266CA5A0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proofErr w:type="gramStart"/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神武端游角色</w:t>
            </w:r>
            <w:proofErr w:type="gramEnd"/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6F2B2" w14:textId="6A569129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78F9" w14:textId="5B464042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A7ED" w14:textId="1AB4034A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99.68%</w:t>
            </w:r>
          </w:p>
        </w:tc>
      </w:tr>
      <w:tr w:rsidR="0028415C" w14:paraId="0D298B4D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9D07" w14:textId="16BE0749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1FB6" w14:textId="547C3CC1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60DC" w14:textId="02782105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5A64C" w14:textId="2B09DDF6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</w:tr>
      <w:tr w:rsidR="0028415C" w14:paraId="7997FCA7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CCB6" w14:textId="4F954CB3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proofErr w:type="gramStart"/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71D63" w14:textId="43A57324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F2C70" w14:textId="3773A74B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8BDD8" w14:textId="07F25E98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  <w:tr w:rsidR="0028415C" w14:paraId="68394445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962B" w14:textId="0BB5C8DF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lastRenderedPageBreak/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C111" w14:textId="729C70BC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89405" w14:textId="1DA5D457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84C5" w14:textId="28E6B501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23371BDA" w14:textId="77777777" w:rsidR="00984ABC" w:rsidRDefault="00984ABC" w:rsidP="00984ABC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47.41%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14343A1D" w14:textId="77777777" w:rsidR="00984ABC" w:rsidRDefault="00984ABC" w:rsidP="00984ABC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984ABC" w14:paraId="0C6BEFB6" w14:textId="77777777" w:rsidTr="00984ABC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2A61BB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9810EC6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720819E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519736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984ABC" w14:paraId="2AD0016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7D7AF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A21C1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DA00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589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20.24%</w:t>
            </w:r>
          </w:p>
        </w:tc>
      </w:tr>
      <w:tr w:rsidR="00984ABC" w14:paraId="1F91B15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2ABE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99F4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6D67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F8A1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34.08%</w:t>
            </w:r>
          </w:p>
        </w:tc>
      </w:tr>
      <w:tr w:rsidR="00984ABC" w14:paraId="61D1DD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D1F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9A2B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A284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72E2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47.41%</w:t>
            </w:r>
          </w:p>
        </w:tc>
      </w:tr>
      <w:tr w:rsidR="00984ABC" w14:paraId="3A4A78D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F58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CE09C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CB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7D0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53.68%</w:t>
            </w:r>
          </w:p>
        </w:tc>
      </w:tr>
      <w:tr w:rsidR="00984ABC" w14:paraId="489FB48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AF2E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63C9E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08763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6C2E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58.98%</w:t>
            </w:r>
          </w:p>
        </w:tc>
      </w:tr>
      <w:tr w:rsidR="00984ABC" w14:paraId="1479B70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DFACF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A786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68EB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679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63.06%</w:t>
            </w:r>
          </w:p>
        </w:tc>
      </w:tr>
      <w:tr w:rsidR="00984ABC" w14:paraId="17098B6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060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lastRenderedPageBreak/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30226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61E9B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0FFFF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66.50%</w:t>
            </w:r>
          </w:p>
        </w:tc>
      </w:tr>
      <w:tr w:rsidR="00984ABC" w14:paraId="7A5DC1D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5462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3E28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7708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D4F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69.77%</w:t>
            </w:r>
          </w:p>
        </w:tc>
      </w:tr>
      <w:tr w:rsidR="00984ABC" w14:paraId="4BC32DD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3866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7AD5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0DA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A19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72.90%</w:t>
            </w:r>
          </w:p>
        </w:tc>
      </w:tr>
      <w:tr w:rsidR="00984ABC" w14:paraId="1B27BE37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5D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2FC0E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89B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C092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75.49%</w:t>
            </w:r>
          </w:p>
        </w:tc>
      </w:tr>
      <w:tr w:rsidR="00984ABC" w14:paraId="6158BE8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8FB6D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6E51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F24F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13C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77.84%</w:t>
            </w:r>
          </w:p>
        </w:tc>
      </w:tr>
      <w:tr w:rsidR="00984ABC" w14:paraId="60EF2D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B19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777B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59F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A252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80.15%</w:t>
            </w:r>
          </w:p>
        </w:tc>
      </w:tr>
      <w:tr w:rsidR="00984ABC" w14:paraId="1F50841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9CA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6AF4F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12FD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52A9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82.35%</w:t>
            </w:r>
          </w:p>
        </w:tc>
      </w:tr>
      <w:tr w:rsidR="00984ABC" w14:paraId="473EA79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7D23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CDB0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AA6C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62A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84.22%</w:t>
            </w:r>
          </w:p>
        </w:tc>
      </w:tr>
      <w:tr w:rsidR="00984ABC" w14:paraId="3B002D0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1110B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7B920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CA3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B14F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86.04%</w:t>
            </w:r>
          </w:p>
        </w:tc>
      </w:tr>
      <w:tr w:rsidR="00984ABC" w14:paraId="3D7C3DDB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C7BED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FBC8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9E27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2C5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87.66%</w:t>
            </w:r>
          </w:p>
        </w:tc>
      </w:tr>
      <w:tr w:rsidR="00984ABC" w14:paraId="708FAF0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DC73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0357D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0D233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EDE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89.14%</w:t>
            </w:r>
          </w:p>
        </w:tc>
      </w:tr>
      <w:tr w:rsidR="00984ABC" w14:paraId="6E69A73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A7FE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98B2D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F10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3FF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90.48%</w:t>
            </w:r>
          </w:p>
        </w:tc>
      </w:tr>
      <w:tr w:rsidR="00984ABC" w14:paraId="002C62B1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0B85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C5624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184F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73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91.64%</w:t>
            </w:r>
          </w:p>
        </w:tc>
      </w:tr>
      <w:tr w:rsidR="00984ABC" w14:paraId="7EE8A3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2C9E3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7DC09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33F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262E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92.65%</w:t>
            </w:r>
          </w:p>
        </w:tc>
      </w:tr>
      <w:tr w:rsidR="00984ABC" w14:paraId="129FDEB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3CF8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D94B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8B9A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50B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93.59%</w:t>
            </w:r>
          </w:p>
        </w:tc>
      </w:tr>
      <w:tr w:rsidR="00984ABC" w14:paraId="7B62F83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A7D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4B3C2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F79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714B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94.51%</w:t>
            </w:r>
          </w:p>
        </w:tc>
      </w:tr>
      <w:tr w:rsidR="00984ABC" w14:paraId="3033F2F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A1FB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F0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788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CDDB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95.35%</w:t>
            </w:r>
          </w:p>
        </w:tc>
      </w:tr>
      <w:tr w:rsidR="00984ABC" w14:paraId="440C112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41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56F20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4DBC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FD06F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96.20%</w:t>
            </w:r>
          </w:p>
        </w:tc>
      </w:tr>
      <w:tr w:rsidR="00984ABC" w14:paraId="16C192C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C104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8D286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1460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80B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96.92%</w:t>
            </w:r>
          </w:p>
        </w:tc>
      </w:tr>
      <w:tr w:rsidR="00984ABC" w14:paraId="474CF74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627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5387A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49FB3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F67C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97.61%</w:t>
            </w:r>
          </w:p>
        </w:tc>
      </w:tr>
      <w:tr w:rsidR="00984ABC" w14:paraId="0FDCC6C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9C2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C4C8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2ED0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BB3C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98.23%</w:t>
            </w:r>
          </w:p>
        </w:tc>
      </w:tr>
      <w:tr w:rsidR="00984ABC" w14:paraId="68CCB22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21AA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4BA15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3A60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416D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98.68%</w:t>
            </w:r>
          </w:p>
        </w:tc>
      </w:tr>
      <w:tr w:rsidR="00984ABC" w14:paraId="2F46394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AAA8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DCC5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5D7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674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99.10%</w:t>
            </w:r>
          </w:p>
        </w:tc>
      </w:tr>
      <w:tr w:rsidR="00984ABC" w14:paraId="0C7959A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F557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C04B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6DAD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F23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99.38%</w:t>
            </w:r>
          </w:p>
        </w:tc>
      </w:tr>
      <w:tr w:rsidR="00984ABC" w14:paraId="682019D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254A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59E53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796F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7602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99.60%</w:t>
            </w:r>
          </w:p>
        </w:tc>
      </w:tr>
      <w:tr w:rsidR="00984ABC" w14:paraId="4D5D62E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B77D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1D2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206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E47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</w:tr>
      <w:tr w:rsidR="00984ABC" w14:paraId="7E1045A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8F2B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34CE9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73F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FA52B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</w:tr>
      <w:tr w:rsidR="00984ABC" w14:paraId="596D0C0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DCA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0426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A02B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095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984ABC" w14:paraId="712F05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2DA0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4F6D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D42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AD1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99.98%</w:t>
            </w:r>
          </w:p>
        </w:tc>
      </w:tr>
      <w:tr w:rsidR="00984ABC" w14:paraId="26812F9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30E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AF6B3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6FB8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B72D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50BA85E" w14:textId="77777777" w:rsidR="00984ABC" w:rsidRDefault="00984ABC" w:rsidP="00984ABC">
      <w:pPr>
        <w:pStyle w:val="af2"/>
        <w:jc w:val="center"/>
        <w:rPr>
          <w:sz w:val="21"/>
        </w:rPr>
      </w:pPr>
    </w:p>
    <w:p w14:paraId="6B47094B" w14:textId="77777777" w:rsidR="00984ABC" w:rsidRDefault="00984ABC" w:rsidP="00984AB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F3C78B6" wp14:editId="6DEF9856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0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0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314EDA9E" w14:textId="41FE263B" w:rsidR="000C7BA5" w:rsidRPr="000C7BA5" w:rsidRDefault="00141DCB" w:rsidP="0005013D">
      <w:pPr>
        <w:ind w:firstLine="480"/>
      </w:pPr>
      <w:r w:rsidRPr="00141DCB">
        <w:rPr>
          <w:rFonts w:hint="eastAsia"/>
        </w:rPr>
        <w:t>《神武系列（手游）》</w:t>
      </w:r>
      <w:r w:rsidRPr="00141DCB">
        <w:rPr>
          <w:rFonts w:hint="eastAsia"/>
        </w:rPr>
        <w:t>iOS</w:t>
      </w:r>
      <w:r w:rsidRPr="00141DCB">
        <w:rPr>
          <w:rFonts w:hint="eastAsia"/>
        </w:rPr>
        <w:t>端</w:t>
      </w:r>
      <w:commentRangeStart w:id="21"/>
      <w:r w:rsidR="000C7BA5">
        <w:rPr>
          <w:rFonts w:hint="eastAsia"/>
        </w:rPr>
        <w:t>充值</w:t>
      </w:r>
      <w:r w:rsidR="000C7BA5">
        <w:t>金额在</w:t>
      </w:r>
      <w:r w:rsidR="000C7BA5">
        <w:rPr>
          <w:rFonts w:hint="eastAsia"/>
        </w:rPr>
        <w:t>多</w:t>
      </w:r>
      <w:proofErr w:type="gramStart"/>
      <w:r w:rsidR="000C7BA5">
        <w:rPr>
          <w:rFonts w:hint="eastAsia"/>
        </w:rPr>
        <w:t>益网络</w:t>
      </w:r>
      <w:proofErr w:type="gramEnd"/>
      <w:r w:rsidR="000C7BA5">
        <w:t>内部系统</w:t>
      </w:r>
      <w:r w:rsidR="000C7BA5">
        <w:rPr>
          <w:rFonts w:hint="eastAsia"/>
        </w:rPr>
        <w:t>中计价</w:t>
      </w:r>
      <w:r w:rsidR="000C7BA5">
        <w:t>单位为美元</w:t>
      </w:r>
      <w:r w:rsidR="000C7BA5">
        <w:rPr>
          <w:rFonts w:hint="eastAsia"/>
        </w:rPr>
        <w:t>。</w:t>
      </w:r>
      <w:r w:rsidR="000C7BA5">
        <w:t>经与公司沟通</w:t>
      </w:r>
      <w:r w:rsidR="000C7BA5">
        <w:rPr>
          <w:rFonts w:hint="eastAsia"/>
        </w:rPr>
        <w:t>并比对穿行</w:t>
      </w:r>
      <w:r w:rsidR="000C7BA5">
        <w:t>测试</w:t>
      </w:r>
      <w:r w:rsidR="000C7BA5">
        <w:rPr>
          <w:rFonts w:hint="eastAsia"/>
        </w:rPr>
        <w:t>结果</w:t>
      </w:r>
      <w:r w:rsidR="000C7BA5">
        <w:t>，</w:t>
      </w:r>
      <w:r w:rsidR="000C7BA5">
        <w:rPr>
          <w:rFonts w:hint="eastAsia"/>
        </w:rPr>
        <w:t>我们</w:t>
      </w:r>
      <w:r w:rsidR="000C7BA5">
        <w:t>发现记录</w:t>
      </w:r>
      <w:r w:rsidR="000C7BA5">
        <w:rPr>
          <w:rFonts w:hint="eastAsia"/>
        </w:rPr>
        <w:t>的</w:t>
      </w:r>
      <w:r w:rsidR="000C7BA5">
        <w:t>充值金额并未与实际汇率</w:t>
      </w:r>
      <w:r w:rsidR="000C7BA5">
        <w:rPr>
          <w:rFonts w:hint="eastAsia"/>
        </w:rPr>
        <w:t>挂钩。</w:t>
      </w:r>
      <w:r w:rsidR="000C7BA5">
        <w:t>为</w:t>
      </w:r>
      <w:r w:rsidR="000C7BA5">
        <w:rPr>
          <w:rFonts w:hint="eastAsia"/>
        </w:rPr>
        <w:t>更</w:t>
      </w:r>
      <w:r w:rsidR="000C7BA5">
        <w:t>准确</w:t>
      </w:r>
      <w:r w:rsidR="000C7BA5">
        <w:rPr>
          <w:rFonts w:hint="eastAsia"/>
        </w:rPr>
        <w:t>的</w:t>
      </w:r>
      <w:r w:rsidR="000C7BA5">
        <w:t>体现充值</w:t>
      </w:r>
      <w:r w:rsidR="00673E97">
        <w:rPr>
          <w:rFonts w:hint="eastAsia"/>
        </w:rPr>
        <w:t>金额</w:t>
      </w:r>
      <w:r w:rsidR="000C7BA5">
        <w:t>，我们以</w:t>
      </w:r>
      <w:r w:rsidR="000C7BA5">
        <w:rPr>
          <w:rFonts w:hint="eastAsia"/>
        </w:rPr>
        <w:t>1:6</w:t>
      </w:r>
      <w:r w:rsidR="000C7BA5">
        <w:rPr>
          <w:rFonts w:hint="eastAsia"/>
        </w:rPr>
        <w:t>的比率折算</w:t>
      </w:r>
      <w:r w:rsidR="000C7BA5">
        <w:t>为人民币金额。</w:t>
      </w:r>
      <w:commentRangeEnd w:id="21"/>
      <w:r w:rsidR="000C7BA5" w:rsidRPr="00141DCB">
        <w:commentReference w:id="21"/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</w:t>
      </w:r>
      <w:r>
        <w:rPr>
          <w:rFonts w:hint="eastAsia"/>
        </w:rPr>
        <w:lastRenderedPageBreak/>
        <w:t>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</w:t>
      </w:r>
      <w:proofErr w:type="gramStart"/>
      <w:r>
        <w:rPr>
          <w:rFonts w:ascii="楷体" w:eastAsia="楷体" w:hAnsi="楷体" w:hint="eastAsia"/>
          <w:sz w:val="18"/>
          <w:szCs w:val="18"/>
        </w:rPr>
        <w:t>安卓端</w:t>
      </w:r>
      <w:proofErr w:type="gramEnd"/>
      <w:r>
        <w:rPr>
          <w:rFonts w:ascii="楷体" w:eastAsia="楷体" w:hAnsi="楷体" w:hint="eastAsia"/>
          <w:sz w:val="18"/>
          <w:szCs w:val="18"/>
        </w:rPr>
        <w:t>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49047ED9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转化率较</w:t>
      </w:r>
      <w:r w:rsidR="00391403">
        <w:rPr>
          <w:rFonts w:hint="eastAsia"/>
        </w:rPr>
        <w:t>上月</w:t>
      </w:r>
      <w:r w:rsidR="00391403">
        <w:t>有显著变化</w:t>
      </w:r>
      <w:r>
        <w:t>，</w:t>
      </w:r>
      <w:commentRangeStart w:id="22"/>
      <w:commentRangeStart w:id="23"/>
      <w:r w:rsidR="00F5419C">
        <w:rPr>
          <w:rFonts w:hint="eastAsia"/>
        </w:rPr>
        <w:t>我们了解到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5</w:t>
      </w:r>
      <w:r w:rsidR="00AE5DD2" w:rsidRPr="00AE5DD2">
        <w:rPr>
          <w:rFonts w:hint="eastAsia"/>
        </w:rPr>
        <w:t>月</w:t>
      </w:r>
      <w:r w:rsidR="00F5419C">
        <w:rPr>
          <w:rFonts w:hint="eastAsia"/>
        </w:rPr>
        <w:t>《神武系列（手游）》</w:t>
      </w:r>
      <w:r w:rsidR="00AE5DD2" w:rsidRPr="00AE5DD2">
        <w:rPr>
          <w:rFonts w:hint="eastAsia"/>
        </w:rPr>
        <w:t>因接入微信、</w:t>
      </w:r>
      <w:proofErr w:type="gramStart"/>
      <w:r w:rsidR="00AE5DD2" w:rsidRPr="00AE5DD2">
        <w:rPr>
          <w:rFonts w:hint="eastAsia"/>
        </w:rPr>
        <w:t>微博等</w:t>
      </w:r>
      <w:proofErr w:type="gramEnd"/>
      <w:r w:rsidR="00AE5DD2" w:rsidRPr="00AE5DD2">
        <w:rPr>
          <w:rFonts w:hint="eastAsia"/>
        </w:rPr>
        <w:t>外部</w:t>
      </w:r>
      <w:r w:rsidR="00AE5DD2" w:rsidRPr="00AE5DD2">
        <w:rPr>
          <w:rFonts w:hint="eastAsia"/>
        </w:rPr>
        <w:t>sdk</w:t>
      </w:r>
      <w:r w:rsidR="00AE5DD2" w:rsidRPr="00AE5DD2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AE5DD2" w:rsidRPr="00AE5DD2">
        <w:rPr>
          <w:rFonts w:hint="eastAsia"/>
        </w:rPr>
        <w:t>要求整改，整改期间新用户无法下载</w:t>
      </w:r>
      <w:r w:rsidR="00DF3ADA">
        <w:rPr>
          <w:rFonts w:hint="eastAsia"/>
        </w:rPr>
        <w:t>游戏</w:t>
      </w:r>
      <w:r w:rsidR="00F5419C">
        <w:rPr>
          <w:rFonts w:hint="eastAsia"/>
        </w:rPr>
        <w:t>，</w:t>
      </w:r>
      <w:proofErr w:type="gramStart"/>
      <w:r w:rsidR="00F5419C">
        <w:t>月活跃</w:t>
      </w:r>
      <w:proofErr w:type="gramEnd"/>
      <w:r w:rsidR="00F5419C">
        <w:t>账户数下降</w:t>
      </w:r>
      <w:r w:rsidR="00AE5DD2" w:rsidRPr="00AE5DD2">
        <w:rPr>
          <w:rFonts w:hint="eastAsia"/>
        </w:rPr>
        <w:t>，</w:t>
      </w:r>
      <w:r w:rsidR="00F5419C">
        <w:rPr>
          <w:rFonts w:hint="eastAsia"/>
        </w:rPr>
        <w:t>从而</w:t>
      </w:r>
      <w:r w:rsidR="00F5419C">
        <w:t>导致</w:t>
      </w:r>
      <w:r w:rsidR="00AE5DD2" w:rsidRPr="00AE5DD2">
        <w:rPr>
          <w:rFonts w:hint="eastAsia"/>
        </w:rPr>
        <w:t>付费</w:t>
      </w:r>
      <w:r w:rsidR="00F5419C">
        <w:rPr>
          <w:rFonts w:hint="eastAsia"/>
        </w:rPr>
        <w:t>转化率升高，</w:t>
      </w:r>
      <w:r w:rsidR="00F5419C">
        <w:t>至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6</w:t>
      </w:r>
      <w:r w:rsidR="00AE5DD2">
        <w:rPr>
          <w:rFonts w:hint="eastAsia"/>
        </w:rPr>
        <w:t>月恢复正常</w:t>
      </w:r>
      <w:r>
        <w:rPr>
          <w:rFonts w:hint="eastAsia"/>
        </w:rPr>
        <w:t>。</w:t>
      </w:r>
      <w:commentRangeEnd w:id="22"/>
      <w:r w:rsidR="00F5419C">
        <w:rPr>
          <w:rStyle w:val="a9"/>
        </w:rPr>
        <w:commentReference w:id="22"/>
      </w:r>
      <w:commentRangeEnd w:id="23"/>
      <w:r w:rsidR="00DF3ADA">
        <w:rPr>
          <w:rStyle w:val="a9"/>
        </w:rPr>
        <w:commentReference w:id="23"/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3A74E055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</w:t>
      </w:r>
      <w:r w:rsidR="00F905CC">
        <w:rPr>
          <w:rFonts w:hint="eastAsia"/>
        </w:rPr>
        <w:t>于</w:t>
      </w:r>
      <w:r w:rsidR="00F905CC">
        <w:rPr>
          <w:rFonts w:hint="eastAsia"/>
        </w:rPr>
        <w:t>2018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5</w:t>
      </w:r>
      <w:r w:rsidR="00F905CC">
        <w:rPr>
          <w:rFonts w:hint="eastAsia"/>
        </w:rPr>
        <w:t>月</w:t>
      </w:r>
      <w:r w:rsidR="00F905CC">
        <w:t>达到峰值后</w:t>
      </w:r>
      <w:r w:rsidR="00F905CC">
        <w:rPr>
          <w:rFonts w:hint="eastAsia"/>
        </w:rPr>
        <w:t>回落</w:t>
      </w:r>
      <w:r w:rsidR="00F905CC">
        <w:t>，我们了解到</w:t>
      </w:r>
      <w:r w:rsidR="000C777E" w:rsidRPr="000C777E">
        <w:rPr>
          <w:rFonts w:hint="eastAsia"/>
        </w:rPr>
        <w:t>2018</w:t>
      </w:r>
      <w:r w:rsidR="000C777E" w:rsidRPr="000C777E">
        <w:rPr>
          <w:rFonts w:hint="eastAsia"/>
        </w:rPr>
        <w:t>年</w:t>
      </w:r>
      <w:r w:rsidR="000C777E" w:rsidRPr="000C777E">
        <w:rPr>
          <w:rFonts w:hint="eastAsia"/>
        </w:rPr>
        <w:t>5</w:t>
      </w:r>
      <w:r w:rsidR="000C777E" w:rsidRPr="000C777E">
        <w:rPr>
          <w:rFonts w:hint="eastAsia"/>
        </w:rPr>
        <w:t>月《神武系列（手游）》因接入微信、</w:t>
      </w:r>
      <w:proofErr w:type="gramStart"/>
      <w:r w:rsidR="000C777E" w:rsidRPr="000C777E">
        <w:rPr>
          <w:rFonts w:hint="eastAsia"/>
        </w:rPr>
        <w:t>微博等</w:t>
      </w:r>
      <w:proofErr w:type="gramEnd"/>
      <w:r w:rsidR="000C777E" w:rsidRPr="000C777E">
        <w:rPr>
          <w:rFonts w:hint="eastAsia"/>
        </w:rPr>
        <w:t>外部</w:t>
      </w:r>
      <w:r w:rsidR="000C777E" w:rsidRPr="000C777E">
        <w:rPr>
          <w:rFonts w:hint="eastAsia"/>
        </w:rPr>
        <w:t>sdk</w:t>
      </w:r>
      <w:r w:rsidR="000C777E" w:rsidRPr="000C777E">
        <w:rPr>
          <w:rFonts w:hint="eastAsia"/>
        </w:rPr>
        <w:t>，被苹果公司要求整改，整改期间新用户无法下载游戏，</w:t>
      </w:r>
      <w:proofErr w:type="gramStart"/>
      <w:r w:rsidR="000C777E" w:rsidRPr="000C777E">
        <w:rPr>
          <w:rFonts w:hint="eastAsia"/>
        </w:rPr>
        <w:t>月活跃</w:t>
      </w:r>
      <w:proofErr w:type="gramEnd"/>
      <w:r w:rsidR="000C777E" w:rsidRPr="000C777E">
        <w:rPr>
          <w:rFonts w:hint="eastAsia"/>
        </w:rPr>
        <w:t>账户数下降，从而导致付费转化率升高，至</w:t>
      </w:r>
      <w:r w:rsidR="000C777E" w:rsidRPr="000C777E">
        <w:rPr>
          <w:rFonts w:hint="eastAsia"/>
        </w:rPr>
        <w:t>2018</w:t>
      </w:r>
      <w:r w:rsidR="000C777E" w:rsidRPr="000C777E">
        <w:rPr>
          <w:rFonts w:hint="eastAsia"/>
        </w:rPr>
        <w:t>年</w:t>
      </w:r>
      <w:r w:rsidR="000C777E" w:rsidRPr="000C777E">
        <w:rPr>
          <w:rFonts w:hint="eastAsia"/>
        </w:rPr>
        <w:t>6</w:t>
      </w:r>
      <w:r w:rsidR="000C777E" w:rsidRPr="000C777E">
        <w:rPr>
          <w:rFonts w:hint="eastAsia"/>
        </w:rPr>
        <w:t>月恢复正常</w:t>
      </w:r>
      <w:r w:rsidR="000C777E">
        <w:rPr>
          <w:rFonts w:hint="eastAsia"/>
        </w:rPr>
        <w:t>。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F905CC">
        <w:rPr>
          <w:rFonts w:hint="eastAsia"/>
        </w:rPr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4D4EC1">
        <w:rPr>
          <w:rFonts w:hint="eastAsia"/>
        </w:rPr>
        <w:t>、</w:t>
      </w:r>
      <w:r w:rsidR="00F905CC">
        <w:rPr>
          <w:rFonts w:hint="eastAsia"/>
        </w:rPr>
        <w:t>2</w:t>
      </w:r>
      <w:r w:rsidR="00F905CC">
        <w:t>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6</w:t>
      </w:r>
      <w:r w:rsidR="00F905CC">
        <w:rPr>
          <w:rFonts w:hint="eastAsia"/>
        </w:rPr>
        <w:t>月</w:t>
      </w:r>
      <w:r>
        <w:rPr>
          <w:rFonts w:hint="eastAsia"/>
        </w:rPr>
        <w:t>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7740E05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  <w:commentRangeStart w:id="24"/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5</w:t>
      </w:r>
      <w:r w:rsidR="00DF3ADA" w:rsidRPr="00DF3ADA">
        <w:rPr>
          <w:rFonts w:hint="eastAsia"/>
        </w:rPr>
        <w:t>月《神武系列（手游）》因接入微信、</w:t>
      </w:r>
      <w:proofErr w:type="gramStart"/>
      <w:r w:rsidR="00DF3ADA" w:rsidRPr="00DF3ADA">
        <w:rPr>
          <w:rFonts w:hint="eastAsia"/>
        </w:rPr>
        <w:t>微博等</w:t>
      </w:r>
      <w:proofErr w:type="gramEnd"/>
      <w:r w:rsidR="00DF3ADA" w:rsidRPr="00DF3ADA">
        <w:rPr>
          <w:rFonts w:hint="eastAsia"/>
        </w:rPr>
        <w:t>外部</w:t>
      </w:r>
      <w:r w:rsidR="00DF3ADA" w:rsidRPr="00DF3ADA">
        <w:rPr>
          <w:rFonts w:hint="eastAsia"/>
        </w:rPr>
        <w:t>sdk</w:t>
      </w:r>
      <w:r w:rsidR="00DF3ADA" w:rsidRPr="00DF3ADA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DF3ADA" w:rsidRPr="00DF3ADA">
        <w:rPr>
          <w:rFonts w:hint="eastAsia"/>
        </w:rPr>
        <w:t>要求整改，整改期间新用户无法下载</w:t>
      </w:r>
      <w:r w:rsidR="002A4F63">
        <w:rPr>
          <w:rFonts w:hint="eastAsia"/>
        </w:rPr>
        <w:t>游戏</w:t>
      </w:r>
      <w:r w:rsidR="00DF3ADA" w:rsidRPr="00DF3ADA">
        <w:rPr>
          <w:rFonts w:hint="eastAsia"/>
        </w:rPr>
        <w:t>，</w:t>
      </w:r>
      <w:proofErr w:type="gramStart"/>
      <w:r w:rsidR="00DF3ADA" w:rsidRPr="00DF3ADA">
        <w:rPr>
          <w:rFonts w:hint="eastAsia"/>
        </w:rPr>
        <w:t>月活跃</w:t>
      </w:r>
      <w:proofErr w:type="gramEnd"/>
      <w:r w:rsidR="00DF3ADA" w:rsidRPr="00DF3ADA">
        <w:rPr>
          <w:rFonts w:hint="eastAsia"/>
        </w:rPr>
        <w:t>账户数下降，从而导致</w:t>
      </w:r>
      <w:r w:rsidR="0042138E">
        <w:rPr>
          <w:rFonts w:hint="eastAsia"/>
        </w:rPr>
        <w:t>A</w:t>
      </w:r>
      <w:r w:rsidR="0042138E">
        <w:t>RPU</w:t>
      </w:r>
      <w:r w:rsidR="0042138E">
        <w:rPr>
          <w:rFonts w:hint="eastAsia"/>
        </w:rPr>
        <w:t>值</w:t>
      </w:r>
      <w:r w:rsidR="00DF3ADA" w:rsidRPr="00DF3ADA">
        <w:rPr>
          <w:rFonts w:hint="eastAsia"/>
        </w:rPr>
        <w:t>升高，至</w:t>
      </w:r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6</w:t>
      </w:r>
      <w:r w:rsidR="00DF3ADA" w:rsidRPr="00DF3ADA">
        <w:rPr>
          <w:rFonts w:hint="eastAsia"/>
        </w:rPr>
        <w:t>月恢复正常</w:t>
      </w:r>
      <w:r w:rsidR="00DF3ADA">
        <w:rPr>
          <w:rFonts w:hint="eastAsia"/>
        </w:rPr>
        <w:t>。</w:t>
      </w:r>
      <w:commentRangeEnd w:id="24"/>
      <w:r w:rsidR="00DF3ADA">
        <w:rPr>
          <w:rStyle w:val="a9"/>
        </w:rPr>
        <w:commentReference w:id="24"/>
      </w:r>
    </w:p>
    <w:p w14:paraId="5C79BC9A" w14:textId="1B6E82A1" w:rsidR="0005013D" w:rsidRDefault="00E12E95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9961C6C" wp14:editId="135CDE9C">
            <wp:extent cx="5274310" cy="31997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</w:t>
      </w:r>
      <w:commentRangeStart w:id="25"/>
      <w:r>
        <w:t>系统内充值金额变化率分析</w:t>
      </w:r>
      <w:commentRangeEnd w:id="25"/>
      <w:r w:rsidR="00AB3E8F">
        <w:rPr>
          <w:rStyle w:val="a9"/>
        </w:rPr>
        <w:commentReference w:id="25"/>
      </w:r>
    </w:p>
    <w:p w14:paraId="4C14060A" w14:textId="336037DB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6"/>
      <w:commentRangeStart w:id="27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6"/>
      <w:r w:rsidR="007F480F">
        <w:rPr>
          <w:rStyle w:val="a9"/>
        </w:rPr>
        <w:commentReference w:id="26"/>
      </w:r>
      <w:commentRangeEnd w:id="27"/>
      <w:r w:rsidR="004D4EC1">
        <w:rPr>
          <w:rStyle w:val="a9"/>
        </w:rPr>
        <w:commentReference w:id="27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</w:t>
      </w:r>
      <w:r w:rsidR="00AB3E8F">
        <w:rPr>
          <w:rFonts w:hint="eastAsia"/>
        </w:rP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月系统充值金额较上月有显著变化，整体变化较为集中，我们了解到</w:t>
      </w:r>
      <w:r w:rsidR="00041B2D">
        <w:rPr>
          <w:rFonts w:hint="eastAsia"/>
        </w:rPr>
        <w:t>2015</w:t>
      </w:r>
      <w:r w:rsidR="00041B2D">
        <w:rPr>
          <w:rFonts w:hint="eastAsia"/>
        </w:rPr>
        <w:t>年</w:t>
      </w:r>
      <w:r w:rsidR="00041B2D">
        <w:rPr>
          <w:rFonts w:hint="eastAsia"/>
        </w:rPr>
        <w:t>6</w:t>
      </w:r>
      <w:r w:rsidR="00041B2D">
        <w:rPr>
          <w:rFonts w:hint="eastAsia"/>
        </w:rPr>
        <w:t>月因</w:t>
      </w:r>
      <w:proofErr w:type="gramStart"/>
      <w:r w:rsidR="00041B2D" w:rsidRPr="00041B2D">
        <w:rPr>
          <w:rFonts w:hint="eastAsia"/>
        </w:rPr>
        <w:t>受到竞品冲击</w:t>
      </w:r>
      <w:proofErr w:type="gramEnd"/>
      <w:r w:rsidR="00041B2D" w:rsidRPr="00041B2D">
        <w:rPr>
          <w:rFonts w:hint="eastAsia"/>
        </w:rPr>
        <w:t>，充值金额较上月下降</w:t>
      </w:r>
      <w:r w:rsidR="00041B2D">
        <w:rPr>
          <w:rFonts w:hint="eastAsia"/>
        </w:rPr>
        <w:t>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commentRangeStart w:id="28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 w:rsidR="00AB3E8F">
        <w:rPr>
          <w:rFonts w:hint="eastAsia"/>
        </w:rPr>
        <w:t>（手游）》，促进相关月份</w:t>
      </w:r>
      <w:proofErr w:type="gramStart"/>
      <w:r w:rsidR="00AB3E8F">
        <w:rPr>
          <w:rFonts w:hint="eastAsia"/>
        </w:rPr>
        <w:t>充值金额突</w:t>
      </w:r>
      <w:proofErr w:type="gramEnd"/>
      <w:r w:rsidR="00AB3E8F">
        <w:rPr>
          <w:rFonts w:hint="eastAsia"/>
        </w:rPr>
        <w:t>增</w:t>
      </w:r>
      <w:r w:rsidR="0042138E">
        <w:rPr>
          <w:rFonts w:hint="eastAsia"/>
        </w:rPr>
        <w:t>。</w:t>
      </w:r>
      <w:commentRangeEnd w:id="28"/>
      <w:r w:rsidR="0042138E">
        <w:rPr>
          <w:rStyle w:val="a9"/>
        </w:rPr>
        <w:commentReference w:id="28"/>
      </w:r>
    </w:p>
    <w:p w14:paraId="37387B56" w14:textId="2CA45E35" w:rsidR="0005013D" w:rsidRDefault="00AB3E8F" w:rsidP="0005013D">
      <w:pPr>
        <w:ind w:firstLine="480"/>
      </w:pPr>
      <w:r>
        <w:rPr>
          <w:noProof/>
        </w:rPr>
        <w:lastRenderedPageBreak/>
        <w:drawing>
          <wp:inline distT="0" distB="0" distL="0" distR="0" wp14:anchorId="38BEE016" wp14:editId="5598D29A">
            <wp:extent cx="5274310" cy="3192145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commentRangeStart w:id="29"/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月活跃账户数分析</w:t>
      </w:r>
      <w:commentRangeEnd w:id="29"/>
      <w:proofErr w:type="gramEnd"/>
      <w:r w:rsidR="00ED29ED">
        <w:rPr>
          <w:rStyle w:val="a9"/>
        </w:rPr>
        <w:commentReference w:id="29"/>
      </w:r>
    </w:p>
    <w:p w14:paraId="7CB5E52D" w14:textId="28051738" w:rsidR="0005013D" w:rsidRDefault="0005013D" w:rsidP="00ED29E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30"/>
      <w:del w:id="31" w:author="王旦桀(上海-信息系统鉴证部)" w:date="2018-08-23T16:04:00Z">
        <w:r w:rsidR="007F480F" w:rsidDel="004D4EC1">
          <w:rPr>
            <w:rFonts w:hint="eastAsia"/>
          </w:rPr>
          <w:delText>2018</w:delText>
        </w:r>
        <w:r w:rsidR="007F480F" w:rsidDel="004D4EC1">
          <w:rPr>
            <w:rFonts w:hint="eastAsia"/>
          </w:rPr>
          <w:delText>年</w:delText>
        </w:r>
        <w:r w:rsidR="007F480F" w:rsidDel="004D4EC1">
          <w:rPr>
            <w:rFonts w:hint="eastAsia"/>
          </w:rPr>
          <w:delText>3</w:delText>
        </w:r>
        <w:r w:rsidR="007F480F" w:rsidDel="004D4EC1">
          <w:rPr>
            <w:rFonts w:hint="eastAsia"/>
          </w:rPr>
          <w:delText>月</w:delText>
        </w:r>
        <w:r w:rsidR="007F480F" w:rsidDel="004D4EC1">
          <w:rPr>
            <w:rFonts w:hint="eastAsia"/>
          </w:rPr>
          <w:delText>ARPU</w:delText>
        </w:r>
        <w:r w:rsidR="007F480F" w:rsidDel="004D4EC1">
          <w:rPr>
            <w:rFonts w:hint="eastAsia"/>
          </w:rPr>
          <w:delText>值突增</w:delText>
        </w:r>
        <w:r w:rsidR="007F480F" w:rsidDel="004D4EC1">
          <w:delText>，至</w:delText>
        </w:r>
      </w:del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ins w:id="32" w:author="王旦桀(上海-信息系统鉴证部)" w:date="2018-08-23T16:04:00Z">
        <w:r w:rsidR="004D4EC1">
          <w:rPr>
            <w:rFonts w:hint="eastAsia"/>
          </w:rPr>
          <w:t>ARPU</w:t>
        </w:r>
        <w:r w:rsidR="004D4EC1">
          <w:t>值</w:t>
        </w:r>
      </w:ins>
      <w:r w:rsidR="007F480F">
        <w:t>达到高峰后</w:t>
      </w:r>
      <w:r w:rsidR="007F480F">
        <w:rPr>
          <w:rFonts w:hint="eastAsia"/>
        </w:rPr>
        <w:t>回落，</w:t>
      </w:r>
      <w:commentRangeEnd w:id="30"/>
      <w:r w:rsidR="007F480F">
        <w:rPr>
          <w:rStyle w:val="a9"/>
        </w:rPr>
        <w:commentReference w:id="30"/>
      </w:r>
      <w:commentRangeStart w:id="33"/>
      <w:r w:rsidR="007F480F">
        <w:t>我们</w:t>
      </w:r>
      <w:r w:rsidR="007F480F">
        <w:rPr>
          <w:rFonts w:hint="eastAsia"/>
        </w:rPr>
        <w:t>了解到</w:t>
      </w:r>
      <w:r w:rsidR="002A4F63" w:rsidRPr="002A4F63">
        <w:rPr>
          <w:rFonts w:hint="eastAsia"/>
        </w:rPr>
        <w:t>2018</w:t>
      </w:r>
      <w:r w:rsidR="002A4F63" w:rsidRPr="002A4F63">
        <w:rPr>
          <w:rFonts w:hint="eastAsia"/>
        </w:rPr>
        <w:t>年</w:t>
      </w:r>
      <w:r w:rsidR="002A4F63" w:rsidRPr="002A4F63">
        <w:rPr>
          <w:rFonts w:hint="eastAsia"/>
        </w:rPr>
        <w:t>5</w:t>
      </w:r>
      <w:r w:rsidR="002A4F63" w:rsidRPr="002A4F63">
        <w:rPr>
          <w:rFonts w:hint="eastAsia"/>
        </w:rPr>
        <w:t>月《神武系列（手游）》因接入微信、</w:t>
      </w:r>
      <w:proofErr w:type="gramStart"/>
      <w:r w:rsidR="002A4F63" w:rsidRPr="002A4F63">
        <w:rPr>
          <w:rFonts w:hint="eastAsia"/>
        </w:rPr>
        <w:t>微博等</w:t>
      </w:r>
      <w:proofErr w:type="gramEnd"/>
      <w:r w:rsidR="002A4F63" w:rsidRPr="002A4F63">
        <w:rPr>
          <w:rFonts w:hint="eastAsia"/>
        </w:rPr>
        <w:t>外部</w:t>
      </w:r>
      <w:r w:rsidR="002A4F63" w:rsidRPr="002A4F63">
        <w:rPr>
          <w:rFonts w:hint="eastAsia"/>
        </w:rPr>
        <w:t>sdk</w:t>
      </w:r>
      <w:r w:rsidR="002A4F63" w:rsidRPr="002A4F63">
        <w:rPr>
          <w:rFonts w:hint="eastAsia"/>
        </w:rPr>
        <w:t>，被苹果公司要求整改，整改期间新用户无法下载</w:t>
      </w:r>
      <w:r w:rsidR="002A4F63">
        <w:rPr>
          <w:rFonts w:hint="eastAsia"/>
        </w:rPr>
        <w:t>游戏</w:t>
      </w:r>
      <w:r w:rsidR="002A4F63" w:rsidRPr="002A4F63">
        <w:rPr>
          <w:rFonts w:hint="eastAsia"/>
        </w:rPr>
        <w:t>，</w:t>
      </w:r>
      <w:proofErr w:type="gramStart"/>
      <w:r w:rsidR="002A4F63" w:rsidRPr="002A4F63">
        <w:rPr>
          <w:rFonts w:hint="eastAsia"/>
        </w:rPr>
        <w:t>月活跃</w:t>
      </w:r>
      <w:proofErr w:type="gramEnd"/>
      <w:r w:rsidR="002A4F63" w:rsidRPr="002A4F63">
        <w:rPr>
          <w:rFonts w:hint="eastAsia"/>
        </w:rPr>
        <w:t>账户数下降，从而导致</w:t>
      </w:r>
      <w:r w:rsidR="002A4F63" w:rsidRPr="002A4F63">
        <w:rPr>
          <w:rFonts w:hint="eastAsia"/>
        </w:rPr>
        <w:t>ARPU</w:t>
      </w:r>
      <w:r w:rsidR="002A4F63" w:rsidRPr="002A4F63">
        <w:rPr>
          <w:rFonts w:hint="eastAsia"/>
        </w:rPr>
        <w:t>值</w:t>
      </w:r>
      <w:r w:rsidR="002A4F63">
        <w:rPr>
          <w:rFonts w:hint="eastAsia"/>
        </w:rPr>
        <w:t>较高</w:t>
      </w:r>
      <w:r w:rsidR="002A4F63" w:rsidRPr="002A4F63">
        <w:rPr>
          <w:rFonts w:hint="eastAsia"/>
        </w:rPr>
        <w:t>。</w:t>
      </w:r>
      <w:commentRangeEnd w:id="33"/>
      <w:r w:rsidR="002A4F63">
        <w:rPr>
          <w:rStyle w:val="a9"/>
        </w:rPr>
        <w:commentReference w:id="33"/>
      </w:r>
    </w:p>
    <w:p w14:paraId="12FD3549" w14:textId="20461FF1" w:rsidR="00C751F1" w:rsidRDefault="00C751F1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4414ED" wp14:editId="04E471CA">
            <wp:extent cx="5274310" cy="2644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commentRangeStart w:id="34"/>
      <w:r>
        <w:t>ARPPU</w:t>
      </w:r>
      <w:r>
        <w:t>值、系统内充值金额、月付费账户</w:t>
      </w:r>
      <w:proofErr w:type="gramStart"/>
      <w:r>
        <w:t>数分析</w:t>
      </w:r>
      <w:commentRangeEnd w:id="34"/>
      <w:proofErr w:type="gramEnd"/>
      <w:r w:rsidR="00ED29ED">
        <w:rPr>
          <w:rStyle w:val="a9"/>
        </w:rPr>
        <w:commentReference w:id="34"/>
      </w:r>
    </w:p>
    <w:p w14:paraId="4F16736A" w14:textId="7B220A3E" w:rsidR="0005013D" w:rsidRDefault="0005013D" w:rsidP="00FC50E8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</w:t>
      </w:r>
      <w:r w:rsidR="00166B2A">
        <w:rPr>
          <w:rFonts w:hint="eastAsia"/>
        </w:rPr>
        <w:t>持续</w:t>
      </w:r>
      <w:r>
        <w:rPr>
          <w:rFonts w:hint="eastAsia"/>
        </w:rPr>
        <w:t>回升，</w:t>
      </w:r>
      <w:r w:rsidR="00166B2A">
        <w:rPr>
          <w:rFonts w:hint="eastAsia"/>
        </w:rPr>
        <w:t>至</w:t>
      </w:r>
      <w:r w:rsidR="00166B2A">
        <w:rPr>
          <w:rFonts w:hint="eastAsia"/>
        </w:rPr>
        <w:t>2018</w:t>
      </w:r>
      <w:r w:rsidR="00166B2A">
        <w:rPr>
          <w:rFonts w:hint="eastAsia"/>
        </w:rPr>
        <w:t>年</w:t>
      </w:r>
      <w:r w:rsidR="00166B2A">
        <w:rPr>
          <w:rFonts w:hint="eastAsia"/>
        </w:rPr>
        <w:t>5</w:t>
      </w:r>
      <w:r w:rsidR="00166B2A">
        <w:rPr>
          <w:rFonts w:hint="eastAsia"/>
        </w:rPr>
        <w:t>月</w:t>
      </w:r>
      <w:r w:rsidR="00166B2A">
        <w:t>达到顶峰，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  <w:commentRangeStart w:id="35"/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5</w:t>
      </w:r>
      <w:r w:rsidR="00166B2A" w:rsidRPr="00166B2A">
        <w:rPr>
          <w:rFonts w:hint="eastAsia"/>
        </w:rPr>
        <w:t>月</w:t>
      </w:r>
      <w:r w:rsidR="00041B2D">
        <w:rPr>
          <w:rFonts w:hint="eastAsia"/>
        </w:rPr>
        <w:t>，</w:t>
      </w:r>
      <w:r w:rsidR="00166B2A" w:rsidRPr="00166B2A">
        <w:rPr>
          <w:rFonts w:hint="eastAsia"/>
        </w:rPr>
        <w:t>《神武系列（手游）》因接入微信、</w:t>
      </w:r>
      <w:proofErr w:type="gramStart"/>
      <w:r w:rsidR="00166B2A" w:rsidRPr="00166B2A">
        <w:rPr>
          <w:rFonts w:hint="eastAsia"/>
        </w:rPr>
        <w:t>微博等</w:t>
      </w:r>
      <w:proofErr w:type="gramEnd"/>
      <w:r w:rsidR="00166B2A" w:rsidRPr="00166B2A">
        <w:rPr>
          <w:rFonts w:hint="eastAsia"/>
        </w:rPr>
        <w:t>外部</w:t>
      </w:r>
      <w:r w:rsidR="00166B2A" w:rsidRPr="00166B2A">
        <w:rPr>
          <w:rFonts w:hint="eastAsia"/>
        </w:rPr>
        <w:t>sdk</w:t>
      </w:r>
      <w:r w:rsidR="00166B2A" w:rsidRPr="00166B2A">
        <w:rPr>
          <w:rFonts w:hint="eastAsia"/>
        </w:rPr>
        <w:t>，被苹果公司要求整改，整改期间新用户无法下载游戏，月新增付费账户数下降</w:t>
      </w:r>
      <w:r w:rsidR="00166B2A">
        <w:rPr>
          <w:rFonts w:hint="eastAsia"/>
        </w:rPr>
        <w:t>，</w:t>
      </w:r>
      <w:r w:rsidR="00166B2A" w:rsidRPr="00166B2A">
        <w:rPr>
          <w:rFonts w:hint="eastAsia"/>
        </w:rPr>
        <w:t>使得当月付费账户数有所下降，从而导致</w:t>
      </w:r>
      <w:r w:rsidR="00166B2A" w:rsidRPr="00166B2A">
        <w:rPr>
          <w:rFonts w:hint="eastAsia"/>
        </w:rPr>
        <w:t>ARP</w:t>
      </w:r>
      <w:r w:rsidR="00166B2A">
        <w:t>P</w:t>
      </w:r>
      <w:r w:rsidR="00166B2A" w:rsidRPr="00166B2A">
        <w:rPr>
          <w:rFonts w:hint="eastAsia"/>
        </w:rPr>
        <w:t>U</w:t>
      </w:r>
      <w:r w:rsidR="00166B2A" w:rsidRPr="00166B2A">
        <w:rPr>
          <w:rFonts w:hint="eastAsia"/>
        </w:rPr>
        <w:t>值升高，至</w:t>
      </w:r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6</w:t>
      </w:r>
      <w:r w:rsidR="00166B2A" w:rsidRPr="00166B2A">
        <w:rPr>
          <w:rFonts w:hint="eastAsia"/>
        </w:rPr>
        <w:t>月整改完毕并恢复游戏</w:t>
      </w:r>
      <w:r w:rsidR="00041B2D">
        <w:rPr>
          <w:rFonts w:hint="eastAsia"/>
        </w:rPr>
        <w:t>下载，</w:t>
      </w:r>
      <w:r w:rsidR="00166B2A" w:rsidRPr="00166B2A">
        <w:rPr>
          <w:rFonts w:hint="eastAsia"/>
        </w:rPr>
        <w:t>各项数据恢复正常。</w:t>
      </w:r>
      <w:commentRangeEnd w:id="35"/>
      <w:r w:rsidR="00166B2A">
        <w:rPr>
          <w:rStyle w:val="a9"/>
        </w:rPr>
        <w:commentReference w:id="35"/>
      </w:r>
    </w:p>
    <w:p w14:paraId="578A8CAE" w14:textId="2A24D831" w:rsidR="00ED29ED" w:rsidRDefault="00ED29ED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868838" wp14:editId="18CE9305">
            <wp:extent cx="5274310" cy="2658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35EB985B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36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6C5AF0" w:rsidRPr="006C5AF0">
        <w:rPr>
          <w:rFonts w:hint="eastAsia"/>
        </w:rPr>
        <w:t>2018</w:t>
      </w:r>
      <w:r w:rsidR="006C5AF0" w:rsidRPr="006C5AF0">
        <w:rPr>
          <w:rFonts w:hint="eastAsia"/>
        </w:rPr>
        <w:t>年</w:t>
      </w:r>
      <w:r w:rsidR="006C5AF0" w:rsidRPr="006C5AF0">
        <w:rPr>
          <w:rFonts w:hint="eastAsia"/>
        </w:rPr>
        <w:t>5</w:t>
      </w:r>
      <w:r w:rsidR="006C5AF0" w:rsidRPr="006C5AF0">
        <w:rPr>
          <w:rFonts w:hint="eastAsia"/>
        </w:rPr>
        <w:t>月《神武系列（手游）》因接入微信、</w:t>
      </w:r>
      <w:proofErr w:type="gramStart"/>
      <w:r w:rsidR="006C5AF0" w:rsidRPr="006C5AF0">
        <w:rPr>
          <w:rFonts w:hint="eastAsia"/>
        </w:rPr>
        <w:t>微博等</w:t>
      </w:r>
      <w:proofErr w:type="gramEnd"/>
      <w:r w:rsidR="006C5AF0" w:rsidRPr="006C5AF0">
        <w:rPr>
          <w:rFonts w:hint="eastAsia"/>
        </w:rPr>
        <w:t>外部</w:t>
      </w:r>
      <w:r w:rsidR="006C5AF0" w:rsidRPr="006C5AF0">
        <w:rPr>
          <w:rFonts w:hint="eastAsia"/>
        </w:rPr>
        <w:t>sdk</w:t>
      </w:r>
      <w:r w:rsidR="006C5AF0" w:rsidRPr="006C5AF0">
        <w:rPr>
          <w:rFonts w:hint="eastAsia"/>
        </w:rPr>
        <w:t>，被苹果公司要求整改，整改期间新用户无法下载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，</w:t>
      </w:r>
      <w:r w:rsidR="006C5AF0">
        <w:rPr>
          <w:rFonts w:hint="eastAsia"/>
        </w:rPr>
        <w:t>使得</w:t>
      </w:r>
      <w:r w:rsidR="006C5AF0">
        <w:t>月</w:t>
      </w:r>
      <w:r w:rsidR="006C5AF0">
        <w:rPr>
          <w:rFonts w:hint="eastAsia"/>
        </w:rPr>
        <w:t>新增注册用户数、月新增付费用户数有所下降，</w:t>
      </w:r>
      <w:r w:rsidR="006C5AF0" w:rsidRPr="006C5AF0">
        <w:rPr>
          <w:rFonts w:hint="eastAsia"/>
        </w:rPr>
        <w:t>从而影响到当月</w:t>
      </w:r>
      <w:r w:rsidR="006C5AF0">
        <w:rPr>
          <w:rFonts w:hint="eastAsia"/>
        </w:rPr>
        <w:t>付费用户数以及活跃用户数，</w:t>
      </w:r>
      <w:r w:rsidR="006C5AF0">
        <w:t>至</w:t>
      </w:r>
      <w:r w:rsidR="006C5AF0">
        <w:rPr>
          <w:rFonts w:hint="eastAsia"/>
        </w:rPr>
        <w:t>2018</w:t>
      </w:r>
      <w:r w:rsidR="006C5AF0">
        <w:rPr>
          <w:rFonts w:hint="eastAsia"/>
        </w:rPr>
        <w:t>年</w:t>
      </w:r>
      <w:r w:rsidR="006C5AF0">
        <w:rPr>
          <w:rFonts w:hint="eastAsia"/>
        </w:rPr>
        <w:t>6</w:t>
      </w:r>
      <w:r w:rsidR="006C5AF0">
        <w:rPr>
          <w:rFonts w:hint="eastAsia"/>
        </w:rPr>
        <w:t>月</w:t>
      </w:r>
      <w:r w:rsidR="006C5AF0" w:rsidRPr="006C5AF0">
        <w:rPr>
          <w:rFonts w:hint="eastAsia"/>
        </w:rPr>
        <w:t>整改完毕并恢复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下载，</w:t>
      </w:r>
      <w:proofErr w:type="gramStart"/>
      <w:r w:rsidR="006C5AF0" w:rsidRPr="006C5AF0">
        <w:rPr>
          <w:rFonts w:hint="eastAsia"/>
        </w:rPr>
        <w:t>故各项</w:t>
      </w:r>
      <w:proofErr w:type="gramEnd"/>
      <w:r w:rsidR="006C5AF0" w:rsidRPr="006C5AF0">
        <w:rPr>
          <w:rFonts w:hint="eastAsia"/>
        </w:rPr>
        <w:t>数据恢复正常</w:t>
      </w:r>
      <w:commentRangeEnd w:id="36"/>
      <w:r w:rsidR="006C5AF0">
        <w:rPr>
          <w:rStyle w:val="a9"/>
        </w:rPr>
        <w:commentReference w:id="36"/>
      </w:r>
      <w:r w:rsidR="006C5AF0">
        <w:rPr>
          <w:rFonts w:hint="eastAsia"/>
        </w:rPr>
        <w:t>。</w:t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045CA449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</w:t>
      </w:r>
      <w:r>
        <w:rPr>
          <w:rFonts w:hint="eastAsia"/>
        </w:rPr>
        <w:t>。</w:t>
      </w:r>
      <w:commentRangeStart w:id="3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041B2D">
        <w:rPr>
          <w:rFonts w:hint="eastAsia"/>
        </w:rPr>
        <w:t>账户</w:t>
      </w:r>
      <w:r w:rsidR="00BB5210">
        <w:t>数</w:t>
      </w:r>
      <w:r w:rsidR="00BB5210">
        <w:rPr>
          <w:rFonts w:hint="eastAsia"/>
        </w:rPr>
        <w:t>位于最低值</w:t>
      </w:r>
      <w:r w:rsidR="00BB5210">
        <w:t>，我们了解到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，被苹果公司要求整改，整改期间新用户无法下载游戏，使得月新增注册用户数有所下降</w:t>
      </w:r>
      <w:r w:rsidR="006154C1">
        <w:rPr>
          <w:rFonts w:hint="eastAsia"/>
        </w:rPr>
        <w:t>。</w:t>
      </w:r>
      <w:commentRangeEnd w:id="37"/>
      <w:r w:rsidR="006154C1">
        <w:rPr>
          <w:rStyle w:val="a9"/>
        </w:rPr>
        <w:commentReference w:id="37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commentRangeStart w:id="38"/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commentRangeEnd w:id="38"/>
      <w:r w:rsidR="00ED5573">
        <w:rPr>
          <w:rStyle w:val="a9"/>
        </w:rPr>
        <w:commentReference w:id="38"/>
      </w:r>
    </w:p>
    <w:p w14:paraId="6AB4077A" w14:textId="151720B8" w:rsidR="0005013D" w:rsidRPr="00ED5573" w:rsidRDefault="0005013D" w:rsidP="00ED5573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 w:rsidR="00041B2D">
        <w:rPr>
          <w:rFonts w:hint="eastAsia"/>
        </w:rPr>
        <w:t>值会呈上升趋势</w:t>
      </w:r>
      <w:r>
        <w:t>。</w:t>
      </w:r>
      <w:commentRangeStart w:id="39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</w:t>
      </w:r>
      <w:r w:rsidR="006154C1">
        <w:rPr>
          <w:rFonts w:hint="eastAsia"/>
        </w:rPr>
        <w:t>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</w:t>
      </w:r>
      <w:proofErr w:type="gramStart"/>
      <w:r w:rsidR="006154C1" w:rsidRPr="006154C1">
        <w:rPr>
          <w:rFonts w:hint="eastAsia"/>
        </w:rPr>
        <w:t>微博等</w:t>
      </w:r>
      <w:proofErr w:type="gramEnd"/>
      <w:r w:rsidR="006154C1" w:rsidRPr="006154C1">
        <w:rPr>
          <w:rFonts w:hint="eastAsia"/>
        </w:rPr>
        <w:t>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</w:t>
      </w:r>
      <w:r w:rsidR="006154C1">
        <w:rPr>
          <w:rFonts w:hint="eastAsia"/>
        </w:rPr>
        <w:t>游戏</w:t>
      </w:r>
      <w:r w:rsidR="006154C1" w:rsidRPr="006154C1">
        <w:rPr>
          <w:rFonts w:hint="eastAsia"/>
        </w:rPr>
        <w:t>，</w:t>
      </w:r>
      <w:proofErr w:type="gramStart"/>
      <w:r w:rsidR="006154C1" w:rsidRPr="006154C1">
        <w:rPr>
          <w:rFonts w:hint="eastAsia"/>
        </w:rPr>
        <w:t>月活跃</w:t>
      </w:r>
      <w:proofErr w:type="gramEnd"/>
      <w:r w:rsidR="006154C1" w:rsidRPr="006154C1">
        <w:rPr>
          <w:rFonts w:hint="eastAsia"/>
        </w:rPr>
        <w:t>账户数下降，</w:t>
      </w:r>
      <w:r w:rsidR="0080156B">
        <w:rPr>
          <w:rFonts w:hint="eastAsia"/>
        </w:rPr>
        <w:t>由于月</w:t>
      </w:r>
      <w:r w:rsidR="0080156B">
        <w:t>新增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下降使得</w:t>
      </w:r>
      <w:r w:rsidR="0080156B">
        <w:t>当月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有所</w:t>
      </w:r>
      <w:r w:rsidR="0080156B">
        <w:t>下降，</w:t>
      </w:r>
      <w:r w:rsidR="006154C1" w:rsidRPr="006154C1">
        <w:rPr>
          <w:rFonts w:hint="eastAsia"/>
        </w:rPr>
        <w:t>从而导致</w:t>
      </w:r>
      <w:r w:rsidR="0080156B">
        <w:rPr>
          <w:rFonts w:hint="eastAsia"/>
        </w:rPr>
        <w:t>付费</w:t>
      </w:r>
      <w:r w:rsidR="0080156B">
        <w:t>转化率与</w:t>
      </w:r>
      <w:r w:rsidR="006154C1" w:rsidRPr="006154C1">
        <w:rPr>
          <w:rFonts w:hint="eastAsia"/>
        </w:rPr>
        <w:t>ARPU</w:t>
      </w:r>
      <w:r w:rsidR="006154C1" w:rsidRPr="006154C1">
        <w:rPr>
          <w:rFonts w:hint="eastAsia"/>
        </w:rPr>
        <w:t>值升高，</w:t>
      </w:r>
      <w:r w:rsidR="0080156B" w:rsidRPr="0080156B">
        <w:rPr>
          <w:rFonts w:hint="eastAsia"/>
        </w:rPr>
        <w:t>至</w:t>
      </w:r>
      <w:r w:rsidR="0080156B" w:rsidRPr="0080156B">
        <w:rPr>
          <w:rFonts w:hint="eastAsia"/>
        </w:rPr>
        <w:t>2018</w:t>
      </w:r>
      <w:r w:rsidR="0080156B" w:rsidRPr="0080156B">
        <w:rPr>
          <w:rFonts w:hint="eastAsia"/>
        </w:rPr>
        <w:t>年</w:t>
      </w:r>
      <w:r w:rsidR="0080156B" w:rsidRPr="0080156B">
        <w:rPr>
          <w:rFonts w:hint="eastAsia"/>
        </w:rPr>
        <w:t>6</w:t>
      </w:r>
      <w:r w:rsidR="0080156B" w:rsidRPr="0080156B">
        <w:rPr>
          <w:rFonts w:hint="eastAsia"/>
        </w:rPr>
        <w:t>月整改完毕并恢复游戏下载，</w:t>
      </w:r>
      <w:proofErr w:type="gramStart"/>
      <w:r w:rsidR="0080156B" w:rsidRPr="0080156B">
        <w:rPr>
          <w:rFonts w:hint="eastAsia"/>
        </w:rPr>
        <w:t>故各项</w:t>
      </w:r>
      <w:proofErr w:type="gramEnd"/>
      <w:r w:rsidR="0080156B" w:rsidRPr="0080156B">
        <w:rPr>
          <w:rFonts w:hint="eastAsia"/>
        </w:rPr>
        <w:t>数据恢复正常</w:t>
      </w:r>
      <w:r w:rsidR="006154C1" w:rsidRPr="006154C1">
        <w:rPr>
          <w:rFonts w:hint="eastAsia"/>
        </w:rPr>
        <w:t>。</w:t>
      </w:r>
      <w:commentRangeEnd w:id="39"/>
      <w:r w:rsidR="0080156B">
        <w:rPr>
          <w:rStyle w:val="a9"/>
        </w:rPr>
        <w:commentReference w:id="39"/>
      </w:r>
      <w:r w:rsidR="006154C1">
        <w:rPr>
          <w:rFonts w:hint="eastAsia"/>
        </w:rPr>
        <w:t xml:space="preserve"> </w:t>
      </w:r>
    </w:p>
    <w:p w14:paraId="3668CB57" w14:textId="1E9D0251" w:rsidR="00166B2A" w:rsidRDefault="00166B2A" w:rsidP="0005013D">
      <w:pPr>
        <w:ind w:firstLineChars="0" w:firstLine="0"/>
        <w:jc w:val="center"/>
      </w:pPr>
      <w:r w:rsidRPr="00166B2A">
        <w:rPr>
          <w:noProof/>
        </w:rPr>
        <w:lastRenderedPageBreak/>
        <w:drawing>
          <wp:inline distT="0" distB="0" distL="0" distR="0" wp14:anchorId="59A342D8" wp14:editId="1733468C">
            <wp:extent cx="5274310" cy="2610594"/>
            <wp:effectExtent l="0" t="0" r="2540" b="0"/>
            <wp:docPr id="33" name="图片 33" descr="D:\火星\~temp\火星图片_20180822_153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火星\~temp\火星图片_20180822_15384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</w:t>
      </w:r>
      <w:commentRangeStart w:id="40"/>
      <w:r>
        <w:rPr>
          <w:rFonts w:hint="eastAsia"/>
        </w:rPr>
        <w:t>月平均单次充值金额分析</w:t>
      </w:r>
      <w:commentRangeEnd w:id="40"/>
      <w:r w:rsidR="00ED5573">
        <w:rPr>
          <w:rStyle w:val="a9"/>
        </w:rPr>
        <w:commentReference w:id="40"/>
      </w:r>
    </w:p>
    <w:p w14:paraId="50BCAFBE" w14:textId="1F737CE0" w:rsidR="0005013D" w:rsidRDefault="0005013D" w:rsidP="00ED5573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 w:rsidR="0059084D">
        <w:rPr>
          <w:rFonts w:hint="eastAsia"/>
        </w:rPr>
        <w:t>后</w:t>
      </w:r>
      <w:r w:rsidR="0059084D">
        <w:t>持续上升值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ED5573">
        <w:t>5</w:t>
      </w:r>
      <w:r w:rsidR="00ED5573">
        <w:rPr>
          <w:rFonts w:hint="eastAsia"/>
        </w:rPr>
        <w:t>月</w:t>
      </w:r>
      <w:r w:rsidR="00EB6BE6">
        <w:rPr>
          <w:rFonts w:hint="eastAsia"/>
        </w:rPr>
        <w:t>，</w:t>
      </w:r>
      <w:r w:rsidR="00EB6BE6" w:rsidRPr="00041B2D">
        <w:rPr>
          <w:rFonts w:hint="eastAsia"/>
        </w:rPr>
        <w:t>《神武系列（手游）》</w:t>
      </w:r>
      <w:r w:rsidR="00ED5573">
        <w:rPr>
          <w:rFonts w:hint="eastAsia"/>
        </w:rPr>
        <w:t>平均单次充值金额较</w:t>
      </w:r>
      <w:r w:rsidR="00EB6BE6">
        <w:rPr>
          <w:rFonts w:hint="eastAsia"/>
        </w:rPr>
        <w:t>高</w:t>
      </w:r>
      <w:r w:rsidR="00573670">
        <w:t>，我们了解</w:t>
      </w:r>
      <w:r w:rsidR="00573670">
        <w:rPr>
          <w:rFonts w:hint="eastAsia"/>
        </w:rPr>
        <w:t>到</w:t>
      </w:r>
      <w:r w:rsidR="00041B2D" w:rsidRPr="00041B2D">
        <w:rPr>
          <w:rFonts w:hint="eastAsia"/>
        </w:rPr>
        <w:t>2018</w:t>
      </w:r>
      <w:r w:rsidR="00041B2D" w:rsidRPr="00041B2D">
        <w:rPr>
          <w:rFonts w:hint="eastAsia"/>
        </w:rPr>
        <w:t>年</w:t>
      </w:r>
      <w:r w:rsidR="00041B2D" w:rsidRPr="00041B2D">
        <w:rPr>
          <w:rFonts w:hint="eastAsia"/>
        </w:rPr>
        <w:t>5</w:t>
      </w:r>
      <w:r w:rsidR="00041B2D" w:rsidRPr="00041B2D">
        <w:rPr>
          <w:rFonts w:hint="eastAsia"/>
        </w:rPr>
        <w:t>月因接入微信、</w:t>
      </w:r>
      <w:proofErr w:type="gramStart"/>
      <w:r w:rsidR="00041B2D" w:rsidRPr="00041B2D">
        <w:rPr>
          <w:rFonts w:hint="eastAsia"/>
        </w:rPr>
        <w:t>微博等</w:t>
      </w:r>
      <w:proofErr w:type="gramEnd"/>
      <w:r w:rsidR="00041B2D" w:rsidRPr="00041B2D">
        <w:rPr>
          <w:rFonts w:hint="eastAsia"/>
        </w:rPr>
        <w:t>外部</w:t>
      </w:r>
      <w:r w:rsidR="00041B2D" w:rsidRPr="00041B2D">
        <w:rPr>
          <w:rFonts w:hint="eastAsia"/>
        </w:rPr>
        <w:t>sdk</w:t>
      </w:r>
      <w:r w:rsidR="00041B2D" w:rsidRPr="00041B2D">
        <w:rPr>
          <w:rFonts w:hint="eastAsia"/>
        </w:rPr>
        <w:t>，被苹果公司要求整改，整改期间新用户无法下载游戏，使得当月</w:t>
      </w:r>
      <w:r w:rsidR="00EB6BE6">
        <w:rPr>
          <w:rFonts w:hint="eastAsia"/>
        </w:rPr>
        <w:t>充值订单量</w:t>
      </w:r>
      <w:r w:rsidR="00041B2D" w:rsidRPr="00041B2D">
        <w:rPr>
          <w:rFonts w:hint="eastAsia"/>
        </w:rPr>
        <w:t>有所下降，从而导致</w:t>
      </w:r>
      <w:r w:rsidR="00EB6BE6">
        <w:rPr>
          <w:rFonts w:hint="eastAsia"/>
        </w:rPr>
        <w:t>单次平均</w:t>
      </w:r>
      <w:r w:rsidR="00EB6BE6">
        <w:t>充值金额</w:t>
      </w:r>
      <w:r w:rsidR="00041B2D" w:rsidRPr="00041B2D">
        <w:rPr>
          <w:rFonts w:hint="eastAsia"/>
        </w:rPr>
        <w:t>升高，至</w:t>
      </w:r>
      <w:r w:rsidR="00041B2D" w:rsidRPr="00041B2D">
        <w:rPr>
          <w:rFonts w:hint="eastAsia"/>
        </w:rPr>
        <w:t>2018</w:t>
      </w:r>
      <w:r w:rsidR="00041B2D" w:rsidRPr="00041B2D">
        <w:rPr>
          <w:rFonts w:hint="eastAsia"/>
        </w:rPr>
        <w:t>年</w:t>
      </w:r>
      <w:r w:rsidR="00041B2D" w:rsidRPr="00041B2D">
        <w:rPr>
          <w:rFonts w:hint="eastAsia"/>
        </w:rPr>
        <w:t>6</w:t>
      </w:r>
      <w:r w:rsidR="00041B2D" w:rsidRPr="00041B2D">
        <w:rPr>
          <w:rFonts w:hint="eastAsia"/>
        </w:rPr>
        <w:t>月整改完毕并恢复游戏下载，</w:t>
      </w:r>
      <w:proofErr w:type="gramStart"/>
      <w:r w:rsidR="00041B2D" w:rsidRPr="00041B2D">
        <w:rPr>
          <w:rFonts w:hint="eastAsia"/>
        </w:rPr>
        <w:t>故各项</w:t>
      </w:r>
      <w:proofErr w:type="gramEnd"/>
      <w:r w:rsidR="00041B2D" w:rsidRPr="00041B2D">
        <w:rPr>
          <w:rFonts w:hint="eastAsia"/>
        </w:rPr>
        <w:t>数据恢复正常</w:t>
      </w:r>
      <w:r w:rsidR="00EB6BE6">
        <w:rPr>
          <w:rFonts w:hint="eastAsia"/>
        </w:rPr>
        <w:t>。</w:t>
      </w:r>
    </w:p>
    <w:p w14:paraId="42AECEFC" w14:textId="7CCE6DD6" w:rsidR="00ED5573" w:rsidRDefault="00ED5573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658A5B4" wp14:editId="4610A8B7">
            <wp:extent cx="5274310" cy="2637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1F14E58D" w14:textId="14D79DEA" w:rsidR="0005013D" w:rsidRDefault="0005013D" w:rsidP="0059084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E654C41" w14:textId="04B32877" w:rsidR="0059084D" w:rsidRDefault="0059084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24222A" wp14:editId="1A02CA72">
            <wp:extent cx="5274310" cy="28835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）日平均充值金额分析</w:t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）小时总充值金额分析</w:t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）充值金额分布</w:t>
      </w:r>
    </w:p>
    <w:p w14:paraId="43426C91" w14:textId="5D7A743F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</w:t>
      </w:r>
      <w:r w:rsidR="001C6EC4">
        <w:t>36</w:t>
      </w:r>
      <w:r>
        <w:t>%</w:t>
      </w:r>
      <w:r>
        <w:rPr>
          <w:rFonts w:hint="eastAsia"/>
        </w:rPr>
        <w:t>，占</w:t>
      </w:r>
      <w:r>
        <w:t>总充值金额的</w:t>
      </w:r>
      <w:r w:rsidR="001C6EC4">
        <w:t>19</w:t>
      </w:r>
      <w:r>
        <w:t>.</w:t>
      </w:r>
      <w:r w:rsidR="001C6EC4">
        <w:t>68</w:t>
      </w:r>
      <w:r>
        <w:t>%</w:t>
      </w:r>
      <w:r>
        <w:rPr>
          <w:rFonts w:hint="eastAsia"/>
        </w:rPr>
        <w:t>；充值</w:t>
      </w:r>
      <w:r>
        <w:t>金额主要</w:t>
      </w:r>
      <w:r w:rsidR="001C6EC4">
        <w:rPr>
          <w:rFonts w:hint="eastAsia"/>
        </w:rPr>
        <w:t>分布</w:t>
      </w:r>
      <w:r>
        <w:t>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 w:rsidR="00581C73">
        <w:t>3</w:t>
      </w:r>
      <w:r>
        <w:t>0000</w:t>
      </w:r>
      <w:r>
        <w:rPr>
          <w:rFonts w:hint="eastAsia"/>
        </w:rPr>
        <w:t>元</w:t>
      </w:r>
      <w:r>
        <w:t>之间</w:t>
      </w:r>
      <w:r w:rsidR="003436F6">
        <w:rPr>
          <w:rFonts w:hint="eastAsia"/>
        </w:rPr>
        <w:t>，</w:t>
      </w:r>
      <w:r w:rsidR="003436F6" w:rsidRPr="003436F6">
        <w:rPr>
          <w:rFonts w:hint="eastAsia"/>
        </w:rPr>
        <w:t>占总充</w:t>
      </w:r>
      <w:proofErr w:type="gramStart"/>
      <w:r w:rsidR="003436F6" w:rsidRPr="003436F6">
        <w:rPr>
          <w:rFonts w:hint="eastAsia"/>
        </w:rPr>
        <w:t>值人数</w:t>
      </w:r>
      <w:proofErr w:type="gramEnd"/>
      <w:r w:rsidR="003436F6" w:rsidRPr="003436F6">
        <w:rPr>
          <w:rFonts w:hint="eastAsia"/>
        </w:rPr>
        <w:t>的</w:t>
      </w:r>
      <w:r w:rsidR="003436F6">
        <w:rPr>
          <w:rFonts w:hint="eastAsia"/>
        </w:rPr>
        <w:t>22.09</w:t>
      </w:r>
      <w:r w:rsidR="003436F6" w:rsidRPr="003436F6">
        <w:rPr>
          <w:rFonts w:hint="eastAsia"/>
        </w:rPr>
        <w:t>%</w:t>
      </w:r>
      <w:r w:rsidR="003436F6" w:rsidRPr="003436F6">
        <w:rPr>
          <w:rFonts w:hint="eastAsia"/>
        </w:rPr>
        <w:t>，占总充值金额的</w:t>
      </w:r>
      <w:r w:rsidR="003436F6">
        <w:t>49.09</w:t>
      </w:r>
      <w:r w:rsidR="003436F6" w:rsidRPr="003436F6">
        <w:rPr>
          <w:rFonts w:hint="eastAsia"/>
        </w:rPr>
        <w:t>%</w:t>
      </w:r>
      <w:r w:rsidR="003436F6">
        <w:rPr>
          <w:rFonts w:hint="eastAsia"/>
        </w:rPr>
        <w:t>，</w:t>
      </w:r>
      <w:r w:rsidR="003436F6" w:rsidRPr="003436F6">
        <w:rPr>
          <w:rFonts w:hint="eastAsia"/>
        </w:rPr>
        <w:t>同时充值金额超过</w:t>
      </w:r>
      <w:r w:rsidR="003436F6" w:rsidRPr="003436F6">
        <w:rPr>
          <w:rFonts w:hint="eastAsia"/>
        </w:rPr>
        <w:t>100000</w:t>
      </w:r>
      <w:r w:rsidR="003436F6">
        <w:rPr>
          <w:rFonts w:hint="eastAsia"/>
        </w:rPr>
        <w:t>元的用户</w:t>
      </w:r>
      <w:r>
        <w:t>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3436F6">
        <w:t>0.26</w:t>
      </w:r>
      <w:r>
        <w:t>%</w:t>
      </w:r>
      <w:r>
        <w:rPr>
          <w:rFonts w:hint="eastAsia"/>
        </w:rPr>
        <w:t>，</w:t>
      </w:r>
      <w:r>
        <w:t>占总充值金额的</w:t>
      </w:r>
      <w:r w:rsidR="003436F6">
        <w:t>21.44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0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BA375F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1C6EC4" w:rsidRPr="001C6EC4" w14:paraId="762844BD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A48B3" w14:textId="00198420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3D56D" w14:textId="6DEE7246" w:rsidR="001C6EC4" w:rsidRDefault="001C6EC4" w:rsidP="001C6EC4">
            <w:pPr>
              <w:widowControl/>
              <w:spacing w:line="240" w:lineRule="auto"/>
              <w:ind w:right="18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303260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FA963" w14:textId="6071C9D2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7,949,004.00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21F4C" w14:textId="56669F34" w:rsidR="001C6EC4" w:rsidRDefault="001C6EC4" w:rsidP="001C6EC4">
            <w:pPr>
              <w:widowControl/>
              <w:spacing w:line="240" w:lineRule="auto"/>
              <w:ind w:right="9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47.41%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7627A" w14:textId="39F66149" w:rsidR="001C6EC4" w:rsidRDefault="001C6EC4" w:rsidP="001C6EC4">
            <w:pPr>
              <w:widowControl/>
              <w:spacing w:line="240" w:lineRule="auto"/>
              <w:ind w:right="27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47.41%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9C12E" w14:textId="3BFF0DBA" w:rsidR="001C6EC4" w:rsidRDefault="001C6EC4" w:rsidP="001C6EC4">
            <w:pPr>
              <w:widowControl/>
              <w:spacing w:line="240" w:lineRule="auto"/>
              <w:ind w:right="18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4D9E8" w14:textId="42BE7B1A" w:rsidR="001C6EC4" w:rsidRDefault="001C6EC4" w:rsidP="001C6EC4">
            <w:pPr>
              <w:widowControl/>
              <w:spacing w:line="240" w:lineRule="auto"/>
              <w:ind w:right="27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</w:tr>
      <w:tr w:rsidR="001C6EC4" w14:paraId="01A0D6C0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C1263B" w14:textId="3912E1A2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47441" w14:textId="18598C3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132835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CE51D" w14:textId="434C598B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33,824,145.60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FE5AFB" w14:textId="1FF2710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20.77%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53A08" w14:textId="43F6379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68.18%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01F7F" w14:textId="0CA22EB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515C3" w14:textId="12B78E5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2.73%</w:t>
            </w:r>
          </w:p>
        </w:tc>
      </w:tr>
      <w:tr w:rsidR="001C6EC4" w14:paraId="56B9E4FC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B2F70" w14:textId="6536DCD6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78B31" w14:textId="44C93EC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53361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3C24A" w14:textId="12B9A17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38,257,283.40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146D4" w14:textId="1966923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72AD4" w14:textId="265F8E5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76.52%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2CB81" w14:textId="773704C6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5C817" w14:textId="7F41382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5.23%</w:t>
            </w:r>
          </w:p>
        </w:tc>
      </w:tr>
      <w:tr w:rsidR="001C6EC4" w14:paraId="07630627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26E17" w14:textId="7B304E1E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63A53" w14:textId="1BFA4D1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94969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8776A" w14:textId="3B33DCB4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221,171,680.82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A01B0" w14:textId="159DD0C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F9127" w14:textId="4D63BE6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08BAA" w14:textId="797D4854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14.45%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AD464" w14:textId="595FE90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19.68%</w:t>
            </w:r>
          </w:p>
        </w:tc>
      </w:tr>
      <w:tr w:rsidR="001C6EC4" w14:paraId="13CA6C9A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FC986" w14:textId="622EE184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32533" w14:textId="62F39F98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25140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6D164" w14:textId="4C283EE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176,720,821.21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BEE8E" w14:textId="5D67300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B6F90" w14:textId="4C5794A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95.29%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3C713" w14:textId="7904B5A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11.55%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8DCC5" w14:textId="5575678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31.23%</w:t>
            </w:r>
          </w:p>
        </w:tc>
      </w:tr>
      <w:tr w:rsidR="001C6EC4" w14:paraId="1DECF31E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50D4F" w14:textId="276E1A17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C86D6" w14:textId="7C40601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15580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D923D" w14:textId="5BDE046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217,630,518.02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0077A" w14:textId="12311EAC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B9A94" w14:textId="1D34026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5EFA4" w14:textId="67353F7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7322F" w14:textId="397DE17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45.45%</w:t>
            </w:r>
          </w:p>
        </w:tc>
      </w:tr>
      <w:tr w:rsidR="001C6EC4" w14:paraId="7B6F8E97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788A9" w14:textId="5DBB5930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28F2A" w14:textId="3E86CAA9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5592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B1AF2" w14:textId="5D02FB1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135,772,803.61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583D8" w14:textId="14950D0C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FA559" w14:textId="7F6C3E92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723CC" w14:textId="5C1B64F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8.87%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50222" w14:textId="3852E32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54.32%</w:t>
            </w:r>
          </w:p>
        </w:tc>
      </w:tr>
      <w:tr w:rsidR="001C6EC4" w14:paraId="71DC92C5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388F" w14:textId="5C3CD304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C899B" w14:textId="2E228618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2647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80057" w14:textId="505FF86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91,173,549.61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1CBEB" w14:textId="6DDAEC2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8C6B1" w14:textId="55F475B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B69B7" w14:textId="2CC7412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C35D3B" w14:textId="19BEA04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60.28%</w:t>
            </w:r>
          </w:p>
        </w:tc>
      </w:tr>
      <w:tr w:rsidR="001C6EC4" w14:paraId="26F3027E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796D0" w14:textId="66DB7955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17E27" w14:textId="551378D6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1583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1A125" w14:textId="247134F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70,346,467.80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FCF66" w14:textId="765CAD79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4566C" w14:textId="7DE05432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99.27%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422F4" w14:textId="1A7DCC7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4.60%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DF3E9" w14:textId="471F2ACB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64.87%</w:t>
            </w:r>
          </w:p>
        </w:tc>
      </w:tr>
      <w:tr w:rsidR="001C6EC4" w14:paraId="1525E5AC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3753D" w14:textId="1614B159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57A5B" w14:textId="7DC62AA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1096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3BCB1" w14:textId="70200E3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60,090,773.40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A9EA7" w14:textId="11C0FC6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54A07" w14:textId="12585E19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99.44%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5D4D3" w14:textId="2662680C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253CD" w14:textId="7BF724A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68.80%</w:t>
            </w:r>
          </w:p>
        </w:tc>
      </w:tr>
      <w:tr w:rsidR="001C6EC4" w14:paraId="4DD2E4F9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8B73F" w14:textId="2E2F0446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ADBD5" w14:textId="5E4008E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03C17" w14:textId="5CE2C2D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48,079,563.00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E23A9" w14:textId="2A3375B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AD40C" w14:textId="6DAD10C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5BF67" w14:textId="04665D3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8CB39A" w14:textId="1FE5BB4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71.94%</w:t>
            </w:r>
          </w:p>
        </w:tc>
      </w:tr>
      <w:tr w:rsidR="001C6EC4" w14:paraId="3A8FE77E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70FFB" w14:textId="714F90D4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CDCC2" w14:textId="4234102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532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DF0BF" w14:textId="65A4C718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39,892,998.60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982EF" w14:textId="28A1F7A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09D5" w14:textId="4D5A5526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99.64%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2DF4A" w14:textId="0AD294D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CC21F" w14:textId="2CCDB03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74.55%</w:t>
            </w:r>
          </w:p>
        </w:tc>
      </w:tr>
      <w:tr w:rsidR="001C6EC4" w14:paraId="1F876B4A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0AA82" w14:textId="79089B30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A1FFC" w14:textId="7975F3F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9C974" w14:textId="50B48FB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32,422,244.40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26F35" w14:textId="137D47E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13F10" w14:textId="1D5795C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D177E" w14:textId="597041B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AE59B" w14:textId="201E420C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76.67%</w:t>
            </w:r>
          </w:p>
        </w:tc>
      </w:tr>
      <w:tr w:rsidR="001C6EC4" w14:paraId="7965F828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BB2A7" w14:textId="64732524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17010" w14:textId="27637AF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305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4BC8C" w14:textId="528F2CC4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29,015,044.80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22438A" w14:textId="196ADBA8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5E88F" w14:textId="5555B8C9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7B794" w14:textId="6C35344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A6589" w14:textId="0D00085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78.56%</w:t>
            </w:r>
          </w:p>
        </w:tc>
      </w:tr>
      <w:tr w:rsidR="001C6EC4" w14:paraId="2627FA0E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E09FF" w14:textId="1C3A6BA0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25207" w14:textId="0A2F940B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1641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1C0F2" w14:textId="19B4E22B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328,116,944.42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3B4B1" w14:textId="080FA8C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7CDA8" w14:textId="63FB08D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97A53" w14:textId="713299F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6A941" w14:textId="6DAAD0E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11E13385" w:rsidR="0005013D" w:rsidRDefault="00581C73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07823F93" wp14:editId="05E1099B">
            <wp:extent cx="5274310" cy="3725545"/>
            <wp:effectExtent l="0" t="0" r="254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2A871533" w14:textId="540CB872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C48C0">
        <w:t>30.40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2410"/>
        <w:gridCol w:w="1701"/>
        <w:gridCol w:w="1701"/>
      </w:tblGrid>
      <w:tr w:rsidR="0005013D" w14:paraId="6B6E666C" w14:textId="77777777" w:rsidTr="00EC48C0">
        <w:trPr>
          <w:trHeight w:val="397"/>
          <w:tblHeader/>
          <w:jc w:val="center"/>
        </w:trPr>
        <w:tc>
          <w:tcPr>
            <w:tcW w:w="1413" w:type="dxa"/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10" w:type="dxa"/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01" w:type="dxa"/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701" w:type="dxa"/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EC48C0" w14:paraId="2AA690F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55C3978" w14:textId="07C04079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410" w:type="dxa"/>
            <w:shd w:val="clear" w:color="auto" w:fill="auto"/>
          </w:tcPr>
          <w:p w14:paraId="3E156A5D" w14:textId="4D74146F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239,830,659.62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9E4D59" w14:textId="44A9A69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0A27D3" w14:textId="6A70656D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15.67%</w:t>
            </w:r>
          </w:p>
        </w:tc>
      </w:tr>
      <w:tr w:rsidR="00EC48C0" w14:paraId="7CAB4AC2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314EA63" w14:textId="36FCBB40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410" w:type="dxa"/>
            <w:shd w:val="clear" w:color="auto" w:fill="auto"/>
          </w:tcPr>
          <w:p w14:paraId="6470C5CF" w14:textId="446F190D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225,406,843.22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617AFA" w14:textId="4DE9277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14.73%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B7AE6D" w14:textId="468E4EE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30.40%</w:t>
            </w:r>
          </w:p>
        </w:tc>
      </w:tr>
      <w:tr w:rsidR="00EC48C0" w14:paraId="610AB37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25FF966" w14:textId="0E6E8D37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410" w:type="dxa"/>
            <w:shd w:val="clear" w:color="auto" w:fill="auto"/>
          </w:tcPr>
          <w:p w14:paraId="46EFA0E3" w14:textId="08213282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111,802,656.01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FBEE57" w14:textId="348619E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F3838D" w14:textId="44D4812B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37.70%</w:t>
            </w:r>
          </w:p>
        </w:tc>
      </w:tr>
      <w:tr w:rsidR="00EC48C0" w14:paraId="5EB7E7F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29447CD" w14:textId="7B19CB62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410" w:type="dxa"/>
            <w:shd w:val="clear" w:color="auto" w:fill="auto"/>
          </w:tcPr>
          <w:p w14:paraId="3D9386AC" w14:textId="6DFA4AD2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107,391,034.81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A2506B" w14:textId="75E4BC3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7.02%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F41433" w14:textId="2A93E426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44.72%</w:t>
            </w:r>
          </w:p>
        </w:tc>
      </w:tr>
      <w:tr w:rsidR="00EC48C0" w14:paraId="7946D84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04B60F9" w14:textId="67B753F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410" w:type="dxa"/>
            <w:shd w:val="clear" w:color="auto" w:fill="auto"/>
          </w:tcPr>
          <w:p w14:paraId="76D413A9" w14:textId="69018AC4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96,911,942.41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03271E" w14:textId="657D04A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0072F4" w14:textId="250FCA1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51.05%</w:t>
            </w:r>
          </w:p>
        </w:tc>
      </w:tr>
      <w:tr w:rsidR="00EC48C0" w14:paraId="3E3EA34F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DE4DDC3" w14:textId="6DDF0E28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410" w:type="dxa"/>
            <w:shd w:val="clear" w:color="auto" w:fill="auto"/>
          </w:tcPr>
          <w:p w14:paraId="401C48F2" w14:textId="49909F8E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74,077,000.21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8275438" w14:textId="450637B5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D695D3" w14:textId="385AA58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EC48C0" w14:paraId="5400D365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40BD782" w14:textId="4E76C4F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410" w:type="dxa"/>
            <w:shd w:val="clear" w:color="auto" w:fill="auto"/>
          </w:tcPr>
          <w:p w14:paraId="5557467B" w14:textId="30D1B5D7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64,358,221.21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37B5A0" w14:textId="2F73E40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4.21%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3F85E7" w14:textId="6B9B5EE9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60.10%</w:t>
            </w:r>
          </w:p>
        </w:tc>
      </w:tr>
      <w:tr w:rsidR="00EC48C0" w14:paraId="1419656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EBAB9C9" w14:textId="69BA3D57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410" w:type="dxa"/>
            <w:shd w:val="clear" w:color="auto" w:fill="auto"/>
          </w:tcPr>
          <w:p w14:paraId="1C7623AC" w14:textId="5A5C023E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60,568,729.20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43342E" w14:textId="468CC1B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35B97A" w14:textId="5E2B63E5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64.06%</w:t>
            </w:r>
          </w:p>
        </w:tc>
      </w:tr>
      <w:tr w:rsidR="00EC48C0" w14:paraId="779D29E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D53B8FF" w14:textId="513BB8C2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410" w:type="dxa"/>
            <w:shd w:val="clear" w:color="auto" w:fill="auto"/>
          </w:tcPr>
          <w:p w14:paraId="7FECD84A" w14:textId="1DB333BB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51,694,650.00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327DED" w14:textId="0EB9F91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815CE6D" w14:textId="63F525CD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67.43%</w:t>
            </w:r>
          </w:p>
        </w:tc>
      </w:tr>
      <w:tr w:rsidR="00EC48C0" w14:paraId="56EF8412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35E4C87" w14:textId="09D8E6E3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410" w:type="dxa"/>
            <w:shd w:val="clear" w:color="auto" w:fill="auto"/>
          </w:tcPr>
          <w:p w14:paraId="33AAB262" w14:textId="2FD48C86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49,925,509.20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8A1D30" w14:textId="62A8CA9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3.26%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8E8E21" w14:textId="0FD06B9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70.70%</w:t>
            </w:r>
          </w:p>
        </w:tc>
      </w:tr>
      <w:tr w:rsidR="00EC48C0" w14:paraId="3576A684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DAA7896" w14:textId="63A5AD4A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410" w:type="dxa"/>
            <w:shd w:val="clear" w:color="auto" w:fill="auto"/>
          </w:tcPr>
          <w:p w14:paraId="4FE0E85C" w14:textId="462AA7AE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43,270,806.60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3EF169" w14:textId="221A29B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BFF068" w14:textId="79929FB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73.52%</w:t>
            </w:r>
          </w:p>
        </w:tc>
      </w:tr>
      <w:tr w:rsidR="00EC48C0" w14:paraId="4E1AD0E1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3DEF38A" w14:textId="78810D81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410" w:type="dxa"/>
            <w:shd w:val="clear" w:color="auto" w:fill="auto"/>
          </w:tcPr>
          <w:p w14:paraId="3B31C9F4" w14:textId="6B854F46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39,867,861.60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1D60CC" w14:textId="3DEB4D7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2.60%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172CB5" w14:textId="221C4C24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76.13%</w:t>
            </w:r>
          </w:p>
        </w:tc>
      </w:tr>
      <w:tr w:rsidR="00EC48C0" w14:paraId="1C4D822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5CC27A2" w14:textId="0438F37D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410" w:type="dxa"/>
            <w:shd w:val="clear" w:color="auto" w:fill="auto"/>
          </w:tcPr>
          <w:p w14:paraId="34195EF3" w14:textId="35569E53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35,648,478.60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C5C55BC" w14:textId="1D32CF4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51F5C0" w14:textId="21B2FD3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78.46%</w:t>
            </w:r>
          </w:p>
        </w:tc>
      </w:tr>
      <w:tr w:rsidR="00EC48C0" w14:paraId="3E9C68C8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4878708" w14:textId="7334CB91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410" w:type="dxa"/>
            <w:shd w:val="clear" w:color="auto" w:fill="auto"/>
          </w:tcPr>
          <w:p w14:paraId="3E542ED3" w14:textId="6B226675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31,888,336.20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95243A" w14:textId="0F075A7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2.08%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9B9B29" w14:textId="359C909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80.54%</w:t>
            </w:r>
          </w:p>
        </w:tc>
      </w:tr>
      <w:tr w:rsidR="00EC48C0" w14:paraId="4722554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16CA849" w14:textId="6AF39611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410" w:type="dxa"/>
            <w:shd w:val="clear" w:color="auto" w:fill="auto"/>
          </w:tcPr>
          <w:p w14:paraId="1080B404" w14:textId="1A803259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30,638,386.80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486B979" w14:textId="229C7F5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2.00%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861D64" w14:textId="5D12071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82.54%</w:t>
            </w:r>
          </w:p>
        </w:tc>
      </w:tr>
      <w:tr w:rsidR="00EC48C0" w14:paraId="3B91242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B2E575E" w14:textId="1441F54A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410" w:type="dxa"/>
            <w:shd w:val="clear" w:color="auto" w:fill="auto"/>
          </w:tcPr>
          <w:p w14:paraId="0BDA6B12" w14:textId="15991A91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30,273,272.40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4A54AD" w14:textId="25CE2235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F9F4119" w14:textId="3EBF346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84.52%</w:t>
            </w:r>
          </w:p>
        </w:tc>
      </w:tr>
      <w:tr w:rsidR="00EC48C0" w14:paraId="32203FA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A252F0E" w14:textId="7F8C6B84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410" w:type="dxa"/>
            <w:shd w:val="clear" w:color="auto" w:fill="auto"/>
          </w:tcPr>
          <w:p w14:paraId="0F8B1716" w14:textId="7A1E7DFF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30,042,226.20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6016927" w14:textId="4F506A3B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2BE5EB" w14:textId="684FCBC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86.48%</w:t>
            </w:r>
          </w:p>
        </w:tc>
      </w:tr>
      <w:tr w:rsidR="00EC48C0" w14:paraId="0EF8062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A3727B0" w14:textId="46915E46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410" w:type="dxa"/>
            <w:shd w:val="clear" w:color="auto" w:fill="auto"/>
          </w:tcPr>
          <w:p w14:paraId="50FA56FD" w14:textId="3B8F491A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26,846,883.00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E80FC3" w14:textId="1374DE0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1.75%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B17C3E" w14:textId="0BD51D5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88.24%</w:t>
            </w:r>
          </w:p>
        </w:tc>
      </w:tr>
      <w:tr w:rsidR="00EC48C0" w14:paraId="3FF5E2C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C11DA44" w14:textId="69F4AD36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410" w:type="dxa"/>
            <w:shd w:val="clear" w:color="auto" w:fill="auto"/>
          </w:tcPr>
          <w:p w14:paraId="33EF4E73" w14:textId="6D239643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21,376,181.40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A17341" w14:textId="04FFE9D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CF90E2" w14:textId="42FC8B22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89.63%</w:t>
            </w:r>
          </w:p>
        </w:tc>
      </w:tr>
      <w:tr w:rsidR="00EC48C0" w14:paraId="12A2A98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709BA5E" w14:textId="591725D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410" w:type="dxa"/>
            <w:shd w:val="clear" w:color="auto" w:fill="auto"/>
          </w:tcPr>
          <w:p w14:paraId="2B3F8C54" w14:textId="3C88FDBE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20,682,463.20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F746BC" w14:textId="777FF1C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1.35%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617A6F" w14:textId="6924E05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90.99%</w:t>
            </w:r>
          </w:p>
        </w:tc>
      </w:tr>
      <w:tr w:rsidR="00EC48C0" w14:paraId="2CB1DCC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54E522D" w14:textId="63944052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10" w:type="dxa"/>
            <w:shd w:val="clear" w:color="auto" w:fill="auto"/>
          </w:tcPr>
          <w:p w14:paraId="28B32951" w14:textId="09A2F43A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18,479,811.00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44DF44" w14:textId="16C2B84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36218B" w14:textId="32BA265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92.19%</w:t>
            </w:r>
          </w:p>
        </w:tc>
      </w:tr>
      <w:tr w:rsidR="00EC48C0" w14:paraId="3064113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E6FFEA2" w14:textId="10D09765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410" w:type="dxa"/>
            <w:shd w:val="clear" w:color="auto" w:fill="auto"/>
          </w:tcPr>
          <w:p w14:paraId="6988711A" w14:textId="0A41EF9F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18,049,479.00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67F3FF" w14:textId="624C4CC2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0859A6" w14:textId="6A5F061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93.37%</w:t>
            </w:r>
          </w:p>
        </w:tc>
      </w:tr>
      <w:tr w:rsidR="00EC48C0" w14:paraId="407277A4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9F64C7F" w14:textId="6F4EF146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410" w:type="dxa"/>
            <w:shd w:val="clear" w:color="auto" w:fill="auto"/>
          </w:tcPr>
          <w:p w14:paraId="48E156DD" w14:textId="6F12AE09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17,266,208.40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CE3501" w14:textId="6316014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D41D3D" w14:textId="16060039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94.50%</w:t>
            </w:r>
          </w:p>
        </w:tc>
      </w:tr>
      <w:tr w:rsidR="00EC48C0" w14:paraId="6E15D47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2649730" w14:textId="518A44AF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410" w:type="dxa"/>
            <w:shd w:val="clear" w:color="auto" w:fill="auto"/>
          </w:tcPr>
          <w:p w14:paraId="6808C049" w14:textId="63809D22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13,244,183.40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C5A509" w14:textId="08876F2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59260E" w14:textId="0B9FE95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95.37%</w:t>
            </w:r>
          </w:p>
        </w:tc>
      </w:tr>
      <w:tr w:rsidR="00EC48C0" w14:paraId="62D2234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6855404" w14:textId="36534B6B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410" w:type="dxa"/>
            <w:shd w:val="clear" w:color="auto" w:fill="auto"/>
          </w:tcPr>
          <w:p w14:paraId="53F4F57E" w14:textId="52AE29DC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12,849,433.80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7ACD05" w14:textId="5CB1B96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D182863" w14:textId="18A352D9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96.21%</w:t>
            </w:r>
          </w:p>
        </w:tc>
      </w:tr>
      <w:tr w:rsidR="00EC48C0" w14:paraId="79854A5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2A00EF2" w14:textId="4ED9F17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410" w:type="dxa"/>
            <w:shd w:val="clear" w:color="auto" w:fill="auto"/>
          </w:tcPr>
          <w:p w14:paraId="416A1D93" w14:textId="5CFAD278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11,845,302.00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EFD6B11" w14:textId="2BD6E6C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013CC5" w14:textId="7A9213D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96.98%</w:t>
            </w:r>
          </w:p>
        </w:tc>
      </w:tr>
      <w:tr w:rsidR="00EC48C0" w14:paraId="627BC4D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982310C" w14:textId="4EAB08C5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410" w:type="dxa"/>
            <w:shd w:val="clear" w:color="auto" w:fill="auto"/>
          </w:tcPr>
          <w:p w14:paraId="62A03E72" w14:textId="6668E5AA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10,746,985.20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88983F" w14:textId="40EE838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573E3" w14:textId="2BCE09C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97.68%</w:t>
            </w:r>
          </w:p>
        </w:tc>
      </w:tr>
      <w:tr w:rsidR="00EC48C0" w14:paraId="10694DD5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13B9C90" w14:textId="2C89ACA3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410" w:type="dxa"/>
            <w:shd w:val="clear" w:color="auto" w:fill="auto"/>
          </w:tcPr>
          <w:p w14:paraId="26F21116" w14:textId="60388BF0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8,702,946.00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864B7D" w14:textId="43D4D804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0AD3B9" w14:textId="7C9C82A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98.25%</w:t>
            </w:r>
          </w:p>
        </w:tc>
      </w:tr>
      <w:tr w:rsidR="00EC48C0" w14:paraId="7F04816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2DB8DE4" w14:textId="0CEFADB6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410" w:type="dxa"/>
            <w:shd w:val="clear" w:color="auto" w:fill="auto"/>
          </w:tcPr>
          <w:p w14:paraId="2BDF2F6F" w14:textId="3CBC983B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7,569,261.00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B735E" w14:textId="3A8E63D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0.49%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F59FEA" w14:textId="4AA71D8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98.74%</w:t>
            </w:r>
          </w:p>
        </w:tc>
      </w:tr>
      <w:tr w:rsidR="00EC48C0" w14:paraId="638C017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AE59C31" w14:textId="01286900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410" w:type="dxa"/>
            <w:shd w:val="clear" w:color="auto" w:fill="auto"/>
          </w:tcPr>
          <w:p w14:paraId="05A5F82B" w14:textId="7CF78634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5,186,916.00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2E408B" w14:textId="7F4507F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6EF3CE" w14:textId="2EA59AD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99.08%</w:t>
            </w:r>
          </w:p>
        </w:tc>
      </w:tr>
      <w:tr w:rsidR="00EC48C0" w14:paraId="53E6F9E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D215E6B" w14:textId="75D6752D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410" w:type="dxa"/>
            <w:shd w:val="clear" w:color="auto" w:fill="auto"/>
          </w:tcPr>
          <w:p w14:paraId="542FF215" w14:textId="5E2E9DA7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4,750,943.40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66E6D8" w14:textId="6DE575E4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B2D6CA" w14:textId="73524555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99.39%</w:t>
            </w:r>
          </w:p>
        </w:tc>
      </w:tr>
      <w:tr w:rsidR="00EC48C0" w14:paraId="3B48B7F1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F0E93D8" w14:textId="0793BDBB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410" w:type="dxa"/>
            <w:shd w:val="clear" w:color="auto" w:fill="auto"/>
          </w:tcPr>
          <w:p w14:paraId="4D4ABFC0" w14:textId="1A7925CD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2,872,384.20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AB135F" w14:textId="3DAEF954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130F90" w14:textId="1D14C6E6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99.58%</w:t>
            </w:r>
          </w:p>
        </w:tc>
      </w:tr>
      <w:tr w:rsidR="00EC48C0" w14:paraId="1741B57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FC56DF7" w14:textId="60D0DC6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410" w:type="dxa"/>
            <w:shd w:val="clear" w:color="auto" w:fill="auto"/>
          </w:tcPr>
          <w:p w14:paraId="04189FA2" w14:textId="42563048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2,487,437.40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B0C9EA" w14:textId="502E417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3EFB75" w14:textId="22DDD6C2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</w:tr>
      <w:tr w:rsidR="00EC48C0" w14:paraId="04C6F3C0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EDB3061" w14:textId="7D9EBB1F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410" w:type="dxa"/>
            <w:shd w:val="clear" w:color="auto" w:fill="auto"/>
          </w:tcPr>
          <w:p w14:paraId="49DBE223" w14:textId="7DFCB973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2,163,772.80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7F3DF2" w14:textId="7C780F1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782F9A" w14:textId="724F8EC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</w:tr>
      <w:tr w:rsidR="00EC48C0" w14:paraId="4A47D15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F81C731" w14:textId="7149EE68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410" w:type="dxa"/>
            <w:shd w:val="clear" w:color="auto" w:fill="auto"/>
          </w:tcPr>
          <w:p w14:paraId="10C396B8" w14:textId="7800A9CA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1,297,711.80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A79C43F" w14:textId="5DFF973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6A6F96" w14:textId="5D62982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EC48C0" w14:paraId="3972E93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037D100" w14:textId="1C382D3B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410" w:type="dxa"/>
            <w:shd w:val="clear" w:color="auto" w:fill="auto"/>
          </w:tcPr>
          <w:p w14:paraId="3859BC46" w14:textId="337FA183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448,925.40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98AA03" w14:textId="0B01C9C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BF141A" w14:textId="49EC757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7333B0AC" w:rsidR="0005013D" w:rsidRDefault="006E3C0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10DAD3F" wp14:editId="0F299419">
            <wp:extent cx="5274310" cy="4019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41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</w:t>
      </w:r>
      <w:proofErr w:type="gramStart"/>
      <w:r>
        <w:rPr>
          <w:rFonts w:hint="eastAsia"/>
          <w:b/>
          <w:sz w:val="28"/>
        </w:rPr>
        <w:t>安卓端整体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41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</w:t>
      </w:r>
      <w:r>
        <w:rPr>
          <w:rFonts w:hint="eastAsia"/>
        </w:rPr>
        <w:lastRenderedPageBreak/>
        <w:t>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</w:t>
      </w:r>
      <w:proofErr w:type="gramStart"/>
      <w:r>
        <w:rPr>
          <w:rFonts w:ascii="楷体" w:eastAsia="楷体" w:hAnsi="楷体" w:hint="eastAsia"/>
          <w:sz w:val="18"/>
          <w:szCs w:val="18"/>
        </w:rPr>
        <w:t>安卓端</w:t>
      </w:r>
      <w:proofErr w:type="gramEnd"/>
      <w:r>
        <w:rPr>
          <w:rFonts w:ascii="楷体" w:eastAsia="楷体" w:hAnsi="楷体" w:hint="eastAsia"/>
          <w:sz w:val="18"/>
          <w:szCs w:val="18"/>
        </w:rPr>
        <w:t>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百度指数、主网页浏览量、下载点击量、新增注册</w:t>
      </w:r>
      <w:r>
        <w:rPr>
          <w:rFonts w:hint="eastAsia"/>
          <w:sz w:val="21"/>
        </w:rPr>
        <w:lastRenderedPageBreak/>
        <w:t>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31CADB3E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</w:t>
      </w:r>
      <w:commentRangeStart w:id="42"/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665AF2">
        <w:rPr>
          <w:rFonts w:hint="eastAsia"/>
        </w:rPr>
        <w:t>该变化主要</w:t>
      </w:r>
      <w:r w:rsidR="00665AF2">
        <w:t>因暑假活动影响，吸引了较多学生用户，导致付费转化率有</w:t>
      </w:r>
      <w:r w:rsidR="00665AF2">
        <w:rPr>
          <w:rFonts w:hint="eastAsia"/>
        </w:rPr>
        <w:t>所</w:t>
      </w:r>
      <w:r w:rsidR="00665AF2">
        <w:t>下降</w:t>
      </w:r>
      <w:commentRangeEnd w:id="42"/>
      <w:r w:rsidR="00665AF2">
        <w:rPr>
          <w:rStyle w:val="a9"/>
        </w:rPr>
        <w:commentReference w:id="42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16F8568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proofErr w:type="gramStart"/>
      <w:r w:rsidR="001B7CE1">
        <w:rPr>
          <w:rFonts w:hint="eastAsia"/>
        </w:rPr>
        <w:t>值</w:t>
      </w:r>
      <w:r w:rsidR="00735BE8">
        <w:rPr>
          <w:rFonts w:hint="eastAsia"/>
        </w:rPr>
        <w:t>显著</w:t>
      </w:r>
      <w:proofErr w:type="gramEnd"/>
      <w:r w:rsidR="00735BE8">
        <w:t>降低</w:t>
      </w:r>
      <w:r w:rsidR="001B7CE1">
        <w:t>，我们了解到</w:t>
      </w:r>
      <w:r w:rsidR="00735BE8" w:rsidRPr="00735BE8">
        <w:rPr>
          <w:rFonts w:hint="eastAsia"/>
        </w:rPr>
        <w:t>2017</w:t>
      </w:r>
      <w:r w:rsidR="00735BE8" w:rsidRPr="00735BE8">
        <w:rPr>
          <w:rFonts w:hint="eastAsia"/>
        </w:rPr>
        <w:t>年</w:t>
      </w:r>
      <w:r w:rsidR="00735BE8" w:rsidRPr="00735BE8">
        <w:rPr>
          <w:rFonts w:hint="eastAsia"/>
        </w:rPr>
        <w:t>11</w:t>
      </w:r>
      <w:r w:rsidR="00735BE8" w:rsidRPr="00735BE8">
        <w:rPr>
          <w:rFonts w:hint="eastAsia"/>
        </w:rPr>
        <w:t>月末《神武</w:t>
      </w:r>
      <w:r w:rsidR="00735BE8" w:rsidRPr="00735BE8">
        <w:rPr>
          <w:rFonts w:hint="eastAsia"/>
        </w:rPr>
        <w:t>3</w:t>
      </w:r>
      <w:r w:rsidR="00735BE8" w:rsidRPr="00735BE8">
        <w:rPr>
          <w:rFonts w:hint="eastAsia"/>
        </w:rPr>
        <w:t>（手游）》上线，</w:t>
      </w:r>
      <w:r w:rsidR="00735BE8" w:rsidRPr="00735BE8">
        <w:rPr>
          <w:rFonts w:hint="eastAsia"/>
        </w:rPr>
        <w:t>2017</w:t>
      </w:r>
      <w:r w:rsidR="00735BE8" w:rsidRPr="00735BE8">
        <w:rPr>
          <w:rFonts w:hint="eastAsia"/>
        </w:rPr>
        <w:t>年</w:t>
      </w:r>
      <w:r w:rsidR="00735BE8" w:rsidRPr="00735BE8">
        <w:rPr>
          <w:rFonts w:hint="eastAsia"/>
        </w:rPr>
        <w:t>11</w:t>
      </w:r>
      <w:r w:rsidR="00735BE8" w:rsidRPr="00735BE8">
        <w:rPr>
          <w:rFonts w:hint="eastAsia"/>
        </w:rPr>
        <w:t>月活跃账户数急剧增加，但是《神武</w:t>
      </w:r>
      <w:r w:rsidR="00735BE8" w:rsidRPr="00735BE8">
        <w:rPr>
          <w:rFonts w:hint="eastAsia"/>
        </w:rPr>
        <w:t>3</w:t>
      </w:r>
      <w:r w:rsidR="00735BE8" w:rsidRPr="00735BE8">
        <w:rPr>
          <w:rFonts w:hint="eastAsia"/>
        </w:rPr>
        <w:t>（手游）》在</w:t>
      </w:r>
      <w:r w:rsidR="00735BE8" w:rsidRPr="00735BE8">
        <w:rPr>
          <w:rFonts w:hint="eastAsia"/>
        </w:rPr>
        <w:t>2017</w:t>
      </w:r>
      <w:r w:rsidR="00735BE8" w:rsidRPr="00735BE8">
        <w:rPr>
          <w:rFonts w:hint="eastAsia"/>
        </w:rPr>
        <w:t>年</w:t>
      </w:r>
      <w:r w:rsidR="00735BE8" w:rsidRPr="00735BE8">
        <w:rPr>
          <w:rFonts w:hint="eastAsia"/>
        </w:rPr>
        <w:t>11</w:t>
      </w:r>
      <w:r w:rsidR="00735BE8" w:rsidRPr="00735BE8">
        <w:rPr>
          <w:rFonts w:hint="eastAsia"/>
        </w:rPr>
        <w:t>月推出时间仅一周，充值金额增长幅度不高，导致</w:t>
      </w:r>
      <w:r w:rsidR="00735BE8" w:rsidRPr="00735BE8">
        <w:rPr>
          <w:rFonts w:hint="eastAsia"/>
        </w:rPr>
        <w:t>ARPU</w:t>
      </w:r>
      <w:r w:rsidR="00735BE8" w:rsidRPr="00735BE8">
        <w:rPr>
          <w:rFonts w:hint="eastAsia"/>
        </w:rPr>
        <w:t>值降低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lastRenderedPageBreak/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）日平均充值金额分析</w:t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）小时总充值金额分析</w:t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）充值金额分布</w:t>
      </w:r>
    </w:p>
    <w:p w14:paraId="366956E1" w14:textId="18E6A286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 w:rsidR="001F455F">
        <w:rPr>
          <w:rFonts w:hint="eastAsia"/>
        </w:rPr>
        <w:t>95.47</w:t>
      </w:r>
      <w:r>
        <w:t>%</w:t>
      </w:r>
      <w:r>
        <w:rPr>
          <w:rFonts w:hint="eastAsia"/>
        </w:rPr>
        <w:t>，占</w:t>
      </w:r>
      <w:r>
        <w:t>总充值金额的</w:t>
      </w:r>
      <w:r w:rsidR="001F455F">
        <w:rPr>
          <w:rFonts w:hint="eastAsia"/>
        </w:rPr>
        <w:t>30.20</w:t>
      </w:r>
      <w:r>
        <w:t>%</w:t>
      </w:r>
      <w:r>
        <w:rPr>
          <w:rFonts w:hint="eastAsia"/>
        </w:rPr>
        <w:t>；充值</w:t>
      </w:r>
      <w:r w:rsidR="001F455F">
        <w:t>金额主要</w:t>
      </w:r>
      <w:r w:rsidR="001F455F">
        <w:rPr>
          <w:rFonts w:hint="eastAsia"/>
        </w:rPr>
        <w:t>分布</w:t>
      </w:r>
      <w:r>
        <w:t>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</w:t>
      </w:r>
      <w:r w:rsidR="001F455F">
        <w:t>64</w:t>
      </w:r>
      <w:r>
        <w:t>%</w:t>
      </w:r>
      <w:r>
        <w:rPr>
          <w:rFonts w:hint="eastAsia"/>
        </w:rPr>
        <w:t>，</w:t>
      </w:r>
      <w:r>
        <w:t>占总充值金额的</w:t>
      </w:r>
      <w:r>
        <w:t>70.2</w:t>
      </w:r>
      <w:r w:rsidR="001F455F">
        <w:t>8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2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712E4E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712E4E" w14:paraId="0290C86A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4918B" w14:textId="7C1B0556" w:rsidR="00712E4E" w:rsidRDefault="00712E4E" w:rsidP="00712E4E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548832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065F9" w14:textId="6AB4C46F" w:rsidR="00712E4E" w:rsidRDefault="00712E4E" w:rsidP="00712E4E">
            <w:pPr>
              <w:widowControl/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14,949,466.85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4F18C" w14:textId="53C18383" w:rsidR="00712E4E" w:rsidRDefault="00712E4E" w:rsidP="00712E4E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59.41%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37DE0" w14:textId="25010113" w:rsidR="00712E4E" w:rsidRDefault="00712E4E" w:rsidP="00712E4E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59.41%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0B112" w14:textId="4DD5A8F2" w:rsidR="00712E4E" w:rsidRDefault="00712E4E" w:rsidP="00712E4E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1.39%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5F04E" w14:textId="7A03B8AB" w:rsidR="00712E4E" w:rsidRDefault="00712E4E" w:rsidP="00712E4E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1.39%</w:t>
            </w:r>
          </w:p>
        </w:tc>
      </w:tr>
      <w:tr w:rsidR="00712E4E" w14:paraId="3BE91042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26A4E" w14:textId="33E0C69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168643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50DE3" w14:textId="00E18D2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41,662,504.26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2AD08" w14:textId="4E89A74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4F780" w14:textId="6721341D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77.66%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7E369" w14:textId="49CE496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BFB00" w14:textId="78D14BF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5.27%</w:t>
            </w:r>
          </w:p>
        </w:tc>
      </w:tr>
      <w:tr w:rsidR="00712E4E" w14:paraId="42BA99A0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72BDB" w14:textId="67F1290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66760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A63E0" w14:textId="5BBA146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47,425,921.96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650C2" w14:textId="3030181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4E7CA" w14:textId="2A2D724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CE488" w14:textId="1F7186F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81F6F" w14:textId="6C0A65D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9.69%</w:t>
            </w:r>
          </w:p>
        </w:tc>
      </w:tr>
      <w:tr w:rsidR="00712E4E" w14:paraId="5494B520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6BA1" w14:textId="0CAC96B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97745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D1D6" w14:textId="64B3536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220,168,025.37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ECA1F" w14:textId="05F1304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CD6C3" w14:textId="04CED58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95.47%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7C5F7" w14:textId="1B67E238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20.51%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26760" w14:textId="6B1C8F4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30.20%</w:t>
            </w:r>
          </w:p>
        </w:tc>
      </w:tr>
      <w:tr w:rsidR="00712E4E" w14:paraId="0D9E5454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360FC" w14:textId="4E93D2C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21259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8E78" w14:textId="606858E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149,197,151.61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027327" w14:textId="67E06B2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865AC" w14:textId="663E4B72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97.77%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174C4" w14:textId="2105B64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13.90%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951A7" w14:textId="66E3022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44.09%</w:t>
            </w:r>
          </w:p>
        </w:tc>
      </w:tr>
      <w:tr w:rsidR="00712E4E" w14:paraId="616A743F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E05FE" w14:textId="1E27F788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8D197" w14:textId="56710813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162,950,236.10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D727B" w14:textId="50DE731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8DD6CA" w14:textId="01A0E8B8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5D1D6" w14:textId="1D07A51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15.18%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FFB90A" w14:textId="00305C5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59.27%</w:t>
            </w:r>
          </w:p>
        </w:tc>
      </w:tr>
      <w:tr w:rsidR="00712E4E" w14:paraId="7A53496E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FF925" w14:textId="494FA9E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3843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5E500" w14:textId="57E4DFF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93,244,094.54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5EDB55" w14:textId="209FA0D2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13DC5" w14:textId="600AA66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B8C00" w14:textId="6578977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8.68%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6C93F" w14:textId="64A5692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67.95%</w:t>
            </w:r>
          </w:p>
        </w:tc>
      </w:tr>
      <w:tr w:rsidR="00712E4E" w14:paraId="5D0FD190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5B93F" w14:textId="0270FA4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088F2" w14:textId="3D868A02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61,919,929.03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26455" w14:textId="6AA0E29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00876" w14:textId="545E6FD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99.64%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1932D" w14:textId="0DC7EBB5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7E603" w14:textId="210556B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73.72%</w:t>
            </w:r>
          </w:p>
        </w:tc>
      </w:tr>
      <w:tr w:rsidR="00712E4E" w14:paraId="5F1E0F73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97369" w14:textId="6D693B0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D48E8" w14:textId="7977B595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43,240,085.19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92A3E0" w14:textId="4535572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5C00A" w14:textId="4663269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4F62E" w14:textId="7B4167CE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5258A" w14:textId="63B707D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77.75%</w:t>
            </w:r>
          </w:p>
        </w:tc>
      </w:tr>
      <w:tr w:rsidR="00712E4E" w14:paraId="4C64BC5F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7F493" w14:textId="007E19AE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E9D4B" w14:textId="5DF4EB2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30,784,341.72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523AF" w14:textId="6A1BACB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6B775" w14:textId="1F99612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B8D6E6" w14:textId="1BF2FA9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1915C3" w14:textId="1FC823E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80.62%</w:t>
            </w:r>
          </w:p>
        </w:tc>
      </w:tr>
      <w:tr w:rsidR="00712E4E" w14:paraId="0490B568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711D0" w14:textId="17EDAF6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30585" w14:textId="0819967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28,565,051.90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7988F" w14:textId="768C239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663D" w14:textId="44DF1B2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30628" w14:textId="15593F7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BFF7C2" w14:textId="1E595D3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83.28%</w:t>
            </w:r>
          </w:p>
        </w:tc>
      </w:tr>
      <w:tr w:rsidR="00712E4E" w14:paraId="3892185C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37BEB" w14:textId="58AF490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5AE4E" w14:textId="1EBDE79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20,266,807.39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CA833" w14:textId="3C510BD2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D7967" w14:textId="74C1C90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74C33" w14:textId="37951535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2E399" w14:textId="688DB80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85.16%</w:t>
            </w:r>
          </w:p>
        </w:tc>
      </w:tr>
      <w:tr w:rsidR="00712E4E" w14:paraId="59AF8471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9A383" w14:textId="766B8D6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2A923" w14:textId="6DE36E2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15,982,016.17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F87AC" w14:textId="40FDB0B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490CD" w14:textId="4255B21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3CE9C" w14:textId="0093898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9EABF" w14:textId="5F050F2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86.65%</w:t>
            </w:r>
          </w:p>
        </w:tc>
      </w:tr>
      <w:tr w:rsidR="00712E4E" w14:paraId="772C9D08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0FFF7" w14:textId="4905B84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87CAD" w14:textId="357CB2B8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14,311,033.08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3B970" w14:textId="28744A0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DC732" w14:textId="621CDDE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F83E8" w14:textId="56E6D22E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444B4" w14:textId="31C9BAC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87.99%</w:t>
            </w:r>
          </w:p>
        </w:tc>
      </w:tr>
      <w:tr w:rsidR="00712E4E" w14:paraId="4BA2E00E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0A775" w14:textId="0BE10FC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502A0" w14:textId="0D91815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128,999,619.28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2AD22" w14:textId="03AC53CE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8D8AE" w14:textId="7BA2B2E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D5132" w14:textId="221B149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12.01%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0B7AA" w14:textId="76FDA7C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40779E95" w:rsidR="0005013D" w:rsidRDefault="001F455F" w:rsidP="001F455F">
      <w:pPr>
        <w:ind w:leftChars="-59" w:hangingChars="59" w:hanging="142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480B9983" wp14:editId="3FCF3321">
            <wp:extent cx="5274310" cy="3720465"/>
            <wp:effectExtent l="0" t="0" r="254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）充值地域分布</w:t>
      </w:r>
    </w:p>
    <w:p w14:paraId="322AD6DB" w14:textId="6AAE824F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</w:t>
      </w:r>
      <w:r w:rsidR="005778D2">
        <w:t>79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5778D2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5778D2" w14:paraId="6BC5AE4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C49F4" w14:textId="49988EF8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DDCBF" w14:textId="42D309D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143,279,877.31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A73B1" w14:textId="4590787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4FAC8" w14:textId="618BDE8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13.34%</w:t>
            </w:r>
          </w:p>
        </w:tc>
      </w:tr>
      <w:tr w:rsidR="005778D2" w14:paraId="5DB6965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D0B41" w14:textId="7ED0A3E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658E84" w14:textId="67D5FAF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138,536,219.48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8FF85" w14:textId="4781AEB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F798B" w14:textId="40F1A13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26.25%</w:t>
            </w:r>
          </w:p>
        </w:tc>
      </w:tr>
      <w:tr w:rsidR="005778D2" w14:paraId="2CBD1CC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3A24A" w14:textId="3F8A767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5BA50" w14:textId="56D3D91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91,759,637.50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96933" w14:textId="3A9D663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5B713" w14:textId="4633D6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34.79%</w:t>
            </w:r>
          </w:p>
        </w:tc>
      </w:tr>
      <w:tr w:rsidR="005778D2" w14:paraId="0F3A2EF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700EC" w14:textId="778025F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B41C4" w14:textId="0EBFA3FB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79,638,600.77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6C290" w14:textId="2306B9F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2D74B" w14:textId="4D7A7C9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42.21%</w:t>
            </w:r>
          </w:p>
        </w:tc>
      </w:tr>
      <w:tr w:rsidR="005778D2" w14:paraId="7337410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78D18" w14:textId="6A80597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CBEBD" w14:textId="47FDD6F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69,698,077.83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E3D83" w14:textId="2007CFB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B750" w14:textId="2E5D7DA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48.70%</w:t>
            </w:r>
          </w:p>
        </w:tc>
      </w:tr>
      <w:tr w:rsidR="005778D2" w14:paraId="5B25EE1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719B1" w14:textId="6B50ED9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154EB" w14:textId="0EE66E3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54,713,670.72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3AF5C" w14:textId="68DD4A2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B3D27" w14:textId="4A397A8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53.80%</w:t>
            </w:r>
          </w:p>
        </w:tc>
      </w:tr>
      <w:tr w:rsidR="005778D2" w14:paraId="0775D30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CAC6B" w14:textId="177E0A6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DF7591" w14:textId="0B93B810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44,923,481.80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DF659" w14:textId="1CDB018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0706C" w14:textId="5B0E517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57.98%</w:t>
            </w:r>
          </w:p>
        </w:tc>
      </w:tr>
      <w:tr w:rsidR="005778D2" w14:paraId="38038498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C72E7" w14:textId="100C310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0E1D6" w14:textId="0F9F818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36,476,597.26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48105" w14:textId="5082E37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67217" w14:textId="68376D1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61.38%</w:t>
            </w:r>
          </w:p>
        </w:tc>
      </w:tr>
      <w:tr w:rsidR="005778D2" w14:paraId="3ABF444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28373" w14:textId="724D46E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9BBFA" w14:textId="05E3207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35,401,544.66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D408F" w14:textId="57985C4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28684" w14:textId="4AAFBD4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64.68%</w:t>
            </w:r>
          </w:p>
        </w:tc>
      </w:tr>
      <w:tr w:rsidR="005778D2" w14:paraId="7887A858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A4455" w14:textId="7230D36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C5F19" w14:textId="7271007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33,504,153.35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92357" w14:textId="73DB5FB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D919A" w14:textId="385DFE2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67.80%</w:t>
            </w:r>
          </w:p>
        </w:tc>
      </w:tr>
      <w:tr w:rsidR="005778D2" w14:paraId="79CF3B2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22B4A" w14:textId="7641D14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357F9" w14:textId="610D2D06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31,203,408.13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2DE18" w14:textId="7BCFB2F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F3BA0" w14:textId="3674EF5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70.70%</w:t>
            </w:r>
          </w:p>
        </w:tc>
      </w:tr>
      <w:tr w:rsidR="005778D2" w14:paraId="2F5F898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DDCDB" w14:textId="0EAB418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AE7753" w14:textId="3252C53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26,454,836.13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4AD15" w14:textId="1D931FE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0B0E8" w14:textId="012D36F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73.17%</w:t>
            </w:r>
          </w:p>
        </w:tc>
      </w:tr>
      <w:tr w:rsidR="005778D2" w14:paraId="1CE83A49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CB4D2" w14:textId="11FCF24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1CAE1" w14:textId="3DA71B46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25,306,697.87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11DD6" w14:textId="52D616C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27D92" w14:textId="030B30A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75.53%</w:t>
            </w:r>
          </w:p>
        </w:tc>
      </w:tr>
      <w:tr w:rsidR="005778D2" w14:paraId="2DFC8D5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0B9BF" w14:textId="1B253E1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282D7" w14:textId="6A6B8F6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23,100,315.84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2639F" w14:textId="7CCFF49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4ABB8" w14:textId="46FCF03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77.68%</w:t>
            </w:r>
          </w:p>
        </w:tc>
      </w:tr>
      <w:tr w:rsidR="005778D2" w14:paraId="7F79957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6C767" w14:textId="00F8B82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C85E0" w14:textId="5968A7D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22,729,760.68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8927B" w14:textId="5895A7A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843B1" w14:textId="26950AB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79.79%</w:t>
            </w:r>
          </w:p>
        </w:tc>
      </w:tr>
      <w:tr w:rsidR="005778D2" w14:paraId="75AE38F4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79BE1" w14:textId="4E34C62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3FE65" w14:textId="5880AF9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21,972,806.66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36C0B" w14:textId="277A696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4A583" w14:textId="681D89A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81.84%</w:t>
            </w:r>
          </w:p>
        </w:tc>
      </w:tr>
      <w:tr w:rsidR="005778D2" w14:paraId="6537BFCE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BD979" w14:textId="7E21CEA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2D6CB" w14:textId="5FED291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21,048,601.09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6E96F" w14:textId="4AFE526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6304E" w14:textId="03D164E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83.80%</w:t>
            </w:r>
          </w:p>
        </w:tc>
      </w:tr>
      <w:tr w:rsidR="005778D2" w14:paraId="5650048C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626C4" w14:textId="2B0547A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9FA62" w14:textId="3A904479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20,678,815.60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73886" w14:textId="44B29E9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04BFD" w14:textId="0EF68C2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85.73%</w:t>
            </w:r>
          </w:p>
        </w:tc>
      </w:tr>
      <w:tr w:rsidR="005778D2" w14:paraId="6F89C682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B4E51" w14:textId="52EB05A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86300" w14:textId="186D80D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18,054,505.75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ACE38" w14:textId="19CA48D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FE4E" w14:textId="15E3CA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87.41%</w:t>
            </w:r>
          </w:p>
        </w:tc>
      </w:tr>
      <w:tr w:rsidR="005778D2" w14:paraId="482D53F0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150B5" w14:textId="1456D22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1DD63" w14:textId="721A7CB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17,131,895.25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6EA32" w14:textId="0EABD8C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341BB" w14:textId="4579F0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89.00%</w:t>
            </w:r>
          </w:p>
        </w:tc>
      </w:tr>
      <w:tr w:rsidR="005778D2" w14:paraId="09F9704E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9F016" w14:textId="2CB1C46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C43EC" w14:textId="5C7F7FC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15,873,065.00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69CF5" w14:textId="47A6485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0563E" w14:textId="2B46CEF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5778D2" w14:paraId="4FFAEDB3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60367" w14:textId="5A78C32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D608F" w14:textId="4C13030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15,553,398.57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FE1522" w14:textId="7455B5A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D8242" w14:textId="7296040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91.93%</w:t>
            </w:r>
          </w:p>
        </w:tc>
      </w:tr>
      <w:tr w:rsidR="005778D2" w14:paraId="09D1952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DD00E" w14:textId="15FA2DA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395BC" w14:textId="7BD4C2DB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14,231,115.11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40F4F" w14:textId="50132C8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BC2483" w14:textId="1835E18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93.26%</w:t>
            </w:r>
          </w:p>
        </w:tc>
      </w:tr>
      <w:tr w:rsidR="005778D2" w14:paraId="42D262B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2B6CE" w14:textId="2C89932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BCFEF" w14:textId="7BF7F05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11,564,396.92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4C829" w14:textId="1D9F587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F998B" w14:textId="23E6D88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94.33%</w:t>
            </w:r>
          </w:p>
        </w:tc>
      </w:tr>
      <w:tr w:rsidR="005778D2" w14:paraId="3D4DD54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75BB" w14:textId="28B99F8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B3995" w14:textId="1CBAB15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10,998,595.83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D013D" w14:textId="5B9C7BF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56198" w14:textId="2C101E0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95.36%</w:t>
            </w:r>
          </w:p>
        </w:tc>
      </w:tr>
      <w:tr w:rsidR="005778D2" w14:paraId="73FAF8D6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FC6640" w14:textId="0407FF6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B9473" w14:textId="235A5DD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9,660,057.91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AA22C" w14:textId="299275E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C33C6" w14:textId="129FA8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96.26%</w:t>
            </w:r>
          </w:p>
        </w:tc>
      </w:tr>
      <w:tr w:rsidR="005778D2" w14:paraId="0112582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915A3" w14:textId="5CDFE23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FFDA3" w14:textId="42417CD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9,452,213.29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20D97" w14:textId="72984F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0163F" w14:textId="4C91C3A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97.14%</w:t>
            </w:r>
          </w:p>
        </w:tc>
      </w:tr>
      <w:tr w:rsidR="005778D2" w14:paraId="1B7D015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CFE9A" w14:textId="7E0B105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502E64" w14:textId="7A58B8F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8,240,672.30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08C77" w14:textId="1D0967D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99EC7" w14:textId="5CE6062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97.91%</w:t>
            </w:r>
          </w:p>
        </w:tc>
      </w:tr>
      <w:tr w:rsidR="005778D2" w14:paraId="45182B70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990FF" w14:textId="7FB7DAD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C3C0F" w14:textId="06A4A9C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7,541,568.11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F8D8" w14:textId="4CE954C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F57CE" w14:textId="42711C8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98.61%</w:t>
            </w:r>
          </w:p>
        </w:tc>
      </w:tr>
      <w:tr w:rsidR="005778D2" w14:paraId="20681F69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4AF8" w14:textId="5930F26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3D96C" w14:textId="00D27A7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5,345,700.00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8C918" w14:textId="2ACF495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774C8" w14:textId="781D83E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99.11%</w:t>
            </w:r>
          </w:p>
        </w:tc>
      </w:tr>
      <w:tr w:rsidR="005778D2" w14:paraId="70ADF6D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9B145" w14:textId="45F0435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291C4" w14:textId="15893F9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3,931,379.75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EBCAF" w14:textId="142B27C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94D0F" w14:textId="116F451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99.47%</w:t>
            </w:r>
          </w:p>
        </w:tc>
      </w:tr>
      <w:tr w:rsidR="005778D2" w14:paraId="3A0993C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461E3" w14:textId="4DF2389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C26FE" w14:textId="257FC7D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2,515,888.34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C0BCD5" w14:textId="1267BF8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91A10" w14:textId="724E5DF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99.71%</w:t>
            </w:r>
          </w:p>
        </w:tc>
      </w:tr>
      <w:tr w:rsidR="005778D2" w14:paraId="05EEA8D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638F1" w14:textId="50073B8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3499E" w14:textId="17CD918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2,125,070.22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C2AF6" w14:textId="207FD4A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DCE2" w14:textId="10D1409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5778D2" w14:paraId="1C73B40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EFDD1" w14:textId="16C6E1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C14FE" w14:textId="79A9475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743,867.20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147D" w14:textId="2A899D1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4CC70" w14:textId="043EE02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5778D2" w14:paraId="6343E51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EA4D3" w14:textId="00C933D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5E72E" w14:textId="6745020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202,618.53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28FD9" w14:textId="36200AF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56442" w14:textId="71B9D56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5778D2" w14:paraId="1709E85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83DCE" w14:textId="359DDF3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7E63F" w14:textId="6EF260F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73,173.69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8D3A2" w14:textId="08B5727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BB209" w14:textId="2FA3817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12E0C3B3" w:rsidR="0005013D" w:rsidRDefault="005778D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C06778" wp14:editId="602F7017">
            <wp:extent cx="5274310" cy="4001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马玲莉" w:date="2018-08-21T11:02:00Z" w:initials="马玲莉">
    <w:p w14:paraId="431AD728" w14:textId="35FA9965" w:rsidR="005A6C00" w:rsidRDefault="005A6C00" w:rsidP="0041278A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" w:author="马玲莉" w:date="2018-08-21T12:28:00Z" w:initials="马玲莉">
    <w:p w14:paraId="25D3A6E1" w14:textId="024DAA94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6" w:author="王旦桀(上海-信息系统鉴证部)" w:date="2018-08-23T14:54:00Z" w:initials="王旦桀(上海-信息">
    <w:p w14:paraId="650DA030" w14:textId="551EAB95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充值</w:t>
      </w:r>
      <w:r>
        <w:t>用户</w:t>
      </w:r>
    </w:p>
  </w:comment>
  <w:comment w:id="7" w:author="王旦桀(上海-信息系统鉴证部)" w:date="2018-08-23T14:47:00Z" w:initials="王旦桀(上海-信息">
    <w:p w14:paraId="3389D494" w14:textId="1A91C3B4" w:rsidR="005A6C00" w:rsidRPr="000145C6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分开</w:t>
      </w:r>
      <w:r>
        <w:t>写</w:t>
      </w:r>
    </w:p>
  </w:comment>
  <w:comment w:id="9" w:author="马玲莉" w:date="2018-08-21T12:29:00Z" w:initials="马玲莉">
    <w:p w14:paraId="78959AFF" w14:textId="52E2E535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11" w:author="马玲莉" w:date="2018-08-21T17:56:00Z" w:initials="马玲莉">
    <w:p w14:paraId="3AE3427C" w14:textId="014F3BCF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2" w:author="马玲莉" w:date="2018-08-21T12:45:00Z" w:initials="马玲莉">
    <w:p w14:paraId="5AC30CE1" w14:textId="01A5DEC4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3" w:author="王旦桀(上海-信息系统鉴证部)" w:date="2018-08-24T11:13:00Z" w:initials="王旦桀(上海-信息">
    <w:p w14:paraId="569F5706" w14:textId="4EF145D8" w:rsidR="005A6C00" w:rsidRDefault="005A6C0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待确认</w:t>
      </w:r>
    </w:p>
  </w:comment>
  <w:comment w:id="14" w:author="马玲莉" w:date="2018-08-21T17:44:00Z" w:initials="马玲莉">
    <w:p w14:paraId="525E02BC" w14:textId="78E7F179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5" w:author="马玲莉" w:date="2018-08-21T17:50:00Z" w:initials="马玲莉">
    <w:p w14:paraId="67CFB077" w14:textId="2821A24E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6" w:author="马玲莉" w:date="2018-08-21T17:47:00Z" w:initials="马玲莉">
    <w:p w14:paraId="5DAB6B97" w14:textId="1AE3A3A6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7" w:author="马玲莉" w:date="2018-08-21T17:58:00Z" w:initials="马玲莉">
    <w:p w14:paraId="554C92EA" w14:textId="18C8FF1B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8" w:author="马玲莉" w:date="2018-08-21T11:03:00Z" w:initials="马玲莉">
    <w:p w14:paraId="77946BD1" w14:textId="26AC5FA4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9" w:author="马玲莉" w:date="2018-08-21T17:52:00Z" w:initials="马玲莉">
    <w:p w14:paraId="7A964F71" w14:textId="6D527A37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解释原因</w:t>
      </w:r>
    </w:p>
  </w:comment>
  <w:comment w:id="21" w:author="王旦桀(上海-信息系统鉴证部)" w:date="2018-08-23T15:40:00Z" w:initials="王旦桀(上海-信息">
    <w:p w14:paraId="3BB9A3C9" w14:textId="6A3EB641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添加</w:t>
      </w:r>
    </w:p>
  </w:comment>
  <w:comment w:id="22" w:author="马玲莉" w:date="2018-08-22T11:30:00Z" w:initials="马玲莉">
    <w:p w14:paraId="6598402A" w14:textId="3634719E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23" w:author="马玲莉" w:date="2018-08-22T11:32:00Z" w:initials="马玲莉">
    <w:p w14:paraId="6A99CD79" w14:textId="6BDCE024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万，较正常水平有一定下降，导致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月付费率升高。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月恢复正常。</w:t>
      </w:r>
    </w:p>
  </w:comment>
  <w:comment w:id="24" w:author="马玲莉" w:date="2018-08-22T11:35:00Z" w:initials="马玲莉">
    <w:p w14:paraId="1110F10F" w14:textId="43C9F960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</w:t>
      </w:r>
      <w:proofErr w:type="gramStart"/>
      <w:r w:rsidRPr="00DF3ADA">
        <w:rPr>
          <w:rFonts w:hint="eastAsia"/>
        </w:rPr>
        <w:t>微博等</w:t>
      </w:r>
      <w:proofErr w:type="gramEnd"/>
      <w:r w:rsidRPr="00DF3ADA">
        <w:rPr>
          <w:rFonts w:hint="eastAsia"/>
        </w:rPr>
        <w:t>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</w:t>
      </w:r>
      <w:r w:rsidRPr="00DF3ADA">
        <w:rPr>
          <w:rFonts w:hint="eastAsia"/>
        </w:rPr>
        <w:t>,2018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proofErr w:type="gramStart"/>
      <w:r w:rsidRPr="00DF3ADA">
        <w:rPr>
          <w:rFonts w:hint="eastAsia"/>
        </w:rPr>
        <w:t>月活跃</w:t>
      </w:r>
      <w:proofErr w:type="gramEnd"/>
      <w:r w:rsidRPr="00DF3ADA">
        <w:rPr>
          <w:rFonts w:hint="eastAsia"/>
        </w:rPr>
        <w:t>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万，较正常水平有一定下降。导致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</w:t>
      </w:r>
      <w:r w:rsidRPr="00DF3ADA">
        <w:rPr>
          <w:rFonts w:hint="eastAsia"/>
        </w:rPr>
        <w:t>arpu</w:t>
      </w:r>
      <w:r w:rsidRPr="00DF3ADA">
        <w:rPr>
          <w:rFonts w:hint="eastAsia"/>
        </w:rPr>
        <w:t>值上升。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</w:t>
      </w:r>
    </w:p>
  </w:comment>
  <w:comment w:id="25" w:author="马玲莉" w:date="2018-08-22T15:57:00Z" w:initials="马玲莉">
    <w:p w14:paraId="152EC5BA" w14:textId="654BE782" w:rsidR="005A6C00" w:rsidRDefault="005A6C00">
      <w:pPr>
        <w:pStyle w:val="af"/>
        <w:ind w:firstLine="420"/>
      </w:pPr>
      <w:r>
        <w:rPr>
          <w:rStyle w:val="a9"/>
        </w:rPr>
        <w:annotationRef/>
      </w:r>
      <w:r w:rsidRPr="00AB3E8F">
        <w:rPr>
          <w:rFonts w:hint="eastAsia"/>
        </w:rPr>
        <w:t>基于</w:t>
      </w:r>
      <w:r w:rsidRPr="00AB3E8F">
        <w:rPr>
          <w:rFonts w:hint="eastAsia"/>
        </w:rPr>
        <w:t>1:6</w:t>
      </w:r>
      <w:r w:rsidRPr="00AB3E8F">
        <w:rPr>
          <w:rFonts w:hint="eastAsia"/>
        </w:rPr>
        <w:t>换算得到的充值金额数据更新</w:t>
      </w:r>
    </w:p>
  </w:comment>
  <w:comment w:id="26" w:author="马玲莉" w:date="2018-08-12T20:34:00Z" w:initials="马玲莉">
    <w:p w14:paraId="5E554E01" w14:textId="76B63422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未解释</w:t>
      </w:r>
      <w:r>
        <w:t>原因</w:t>
      </w:r>
    </w:p>
  </w:comment>
  <w:comment w:id="27" w:author="王旦桀(上海-信息系统鉴证部)" w:date="2018-08-23T16:02:00Z" w:initials="王旦桀(上海-信息">
    <w:p w14:paraId="0A22C720" w14:textId="0DF7D419" w:rsidR="005A6C00" w:rsidRDefault="005A6C00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竞品</w:t>
      </w:r>
      <w:r>
        <w:t>冲击</w:t>
      </w:r>
      <w:proofErr w:type="gramEnd"/>
      <w:r>
        <w:t>，以前</w:t>
      </w:r>
      <w:r>
        <w:rPr>
          <w:rFonts w:hint="eastAsia"/>
        </w:rPr>
        <w:t>解释</w:t>
      </w:r>
      <w:r>
        <w:t>过的</w:t>
      </w:r>
    </w:p>
  </w:comment>
  <w:comment w:id="28" w:author="马玲莉" w:date="2018-08-22T11:37:00Z" w:initials="马玲莉">
    <w:p w14:paraId="452F7581" w14:textId="5E0F3E2A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11</w:t>
      </w:r>
      <w:r w:rsidRPr="0042138E">
        <w:rPr>
          <w:rFonts w:hint="eastAsia"/>
        </w:rPr>
        <w:t>月末公司上线新版本神武</w:t>
      </w:r>
      <w:r w:rsidRPr="0042138E">
        <w:rPr>
          <w:rFonts w:hint="eastAsia"/>
        </w:rPr>
        <w:t>3</w:t>
      </w:r>
      <w:r w:rsidRPr="0042138E">
        <w:rPr>
          <w:rFonts w:hint="eastAsia"/>
        </w:rPr>
        <w:t>，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</w:t>
      </w:r>
      <w:proofErr w:type="gramStart"/>
      <w:r w:rsidRPr="0042138E">
        <w:rPr>
          <w:rFonts w:hint="eastAsia"/>
        </w:rPr>
        <w:t>充值金额突</w:t>
      </w:r>
      <w:proofErr w:type="gramEnd"/>
      <w:r w:rsidRPr="0042138E">
        <w:rPr>
          <w:rFonts w:hint="eastAsia"/>
        </w:rPr>
        <w:t>增。</w:t>
      </w:r>
      <w:r w:rsidRPr="0042138E">
        <w:rPr>
          <w:rFonts w:hint="eastAsia"/>
        </w:rPr>
        <w:t>2018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</w:t>
      </w:r>
      <w:r w:rsidRPr="0042138E">
        <w:rPr>
          <w:rFonts w:hint="eastAsia"/>
        </w:rPr>
        <w:t>月较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月有所回落，但仍属于正常范围</w:t>
      </w:r>
    </w:p>
  </w:comment>
  <w:comment w:id="29" w:author="马玲莉" w:date="2018-08-22T15:29:00Z" w:initials="马玲莉">
    <w:p w14:paraId="1E46BFDC" w14:textId="737DAC0A" w:rsidR="005A6C00" w:rsidRDefault="005A6C00" w:rsidP="00ED29ED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0" w:author="马玲莉" w:date="2018-08-12T20:37:00Z" w:initials="马玲莉">
    <w:p w14:paraId="0C13A72F" w14:textId="0E8A7070" w:rsidR="005A6C00" w:rsidRDefault="005A6C00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3" w:author="马玲莉" w:date="2018-08-22T11:40:00Z" w:initials="马玲莉">
    <w:p w14:paraId="6D2AD4B5" w14:textId="62AAEC12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手游因接入微信、</w:t>
      </w:r>
      <w:proofErr w:type="gramStart"/>
      <w:r w:rsidRPr="002A4F63">
        <w:rPr>
          <w:rFonts w:hint="eastAsia"/>
        </w:rPr>
        <w:t>微博等</w:t>
      </w:r>
      <w:proofErr w:type="gramEnd"/>
      <w:r w:rsidRPr="002A4F63">
        <w:rPr>
          <w:rFonts w:hint="eastAsia"/>
        </w:rPr>
        <w:t>外部</w:t>
      </w:r>
      <w:r w:rsidRPr="002A4F63">
        <w:rPr>
          <w:rFonts w:hint="eastAsia"/>
        </w:rPr>
        <w:t>sdk</w:t>
      </w:r>
      <w:r w:rsidRPr="002A4F63">
        <w:rPr>
          <w:rFonts w:hint="eastAsia"/>
        </w:rPr>
        <w:t>，被苹果要求整改，整改期间新用户无法下载</w:t>
      </w:r>
      <w:r w:rsidRPr="002A4F63">
        <w:rPr>
          <w:rFonts w:hint="eastAsia"/>
        </w:rPr>
        <w:t>,2018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</w:t>
      </w:r>
      <w:r w:rsidRPr="002A4F63">
        <w:rPr>
          <w:rFonts w:hint="eastAsia"/>
        </w:rPr>
        <w:t>iOS</w:t>
      </w:r>
      <w:proofErr w:type="gramStart"/>
      <w:r w:rsidRPr="002A4F63">
        <w:rPr>
          <w:rFonts w:hint="eastAsia"/>
        </w:rPr>
        <w:t>月活跃</w:t>
      </w:r>
      <w:proofErr w:type="gramEnd"/>
      <w:r w:rsidRPr="002A4F63">
        <w:rPr>
          <w:rFonts w:hint="eastAsia"/>
        </w:rPr>
        <w:t>用户约为</w:t>
      </w:r>
      <w:r w:rsidRPr="002A4F63">
        <w:rPr>
          <w:rFonts w:hint="eastAsia"/>
        </w:rPr>
        <w:t>18</w:t>
      </w:r>
      <w:r w:rsidRPr="002A4F63">
        <w:rPr>
          <w:rFonts w:hint="eastAsia"/>
        </w:rPr>
        <w:t>万，较正常水平有一定下降。导致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值上升。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4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6</w:t>
      </w:r>
      <w:r w:rsidRPr="002A4F63">
        <w:rPr>
          <w:rFonts w:hint="eastAsia"/>
        </w:rPr>
        <w:t>月均属于正常水平，在历史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值范围之内。</w:t>
      </w:r>
    </w:p>
  </w:comment>
  <w:comment w:id="34" w:author="马玲莉" w:date="2018-08-22T15:31:00Z" w:initials="马玲莉">
    <w:p w14:paraId="6A478C41" w14:textId="062630BB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5" w:author="马玲莉" w:date="2018-08-22T15:37:00Z" w:initials="马玲莉">
    <w:p w14:paraId="2EE61344" w14:textId="1EC11C2C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客户解释</w:t>
      </w:r>
    </w:p>
  </w:comment>
  <w:comment w:id="36" w:author="马玲莉" w:date="2018-08-22T11:48:00Z" w:initials="马玲莉">
    <w:p w14:paraId="04D5C05B" w14:textId="14C10AD6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6C5AF0">
        <w:rPr>
          <w:rFonts w:hint="eastAsia"/>
        </w:rPr>
        <w:t>2018</w:t>
      </w:r>
      <w:r w:rsidRPr="006C5AF0">
        <w:rPr>
          <w:rFonts w:hint="eastAsia"/>
        </w:rPr>
        <w:t>年</w:t>
      </w:r>
      <w:r w:rsidRPr="006C5AF0">
        <w:rPr>
          <w:rFonts w:hint="eastAsia"/>
        </w:rPr>
        <w:t>5</w:t>
      </w:r>
      <w:r w:rsidRPr="006C5AF0">
        <w:rPr>
          <w:rFonts w:hint="eastAsia"/>
        </w:rPr>
        <w:t>月神武</w:t>
      </w:r>
      <w:r w:rsidRPr="006C5AF0">
        <w:rPr>
          <w:rFonts w:hint="eastAsia"/>
        </w:rPr>
        <w:t>3</w:t>
      </w:r>
      <w:r w:rsidRPr="006C5AF0">
        <w:rPr>
          <w:rFonts w:hint="eastAsia"/>
        </w:rPr>
        <w:t>手游因接入微信、</w:t>
      </w:r>
      <w:proofErr w:type="gramStart"/>
      <w:r w:rsidRPr="006C5AF0">
        <w:rPr>
          <w:rFonts w:hint="eastAsia"/>
        </w:rPr>
        <w:t>微博等</w:t>
      </w:r>
      <w:proofErr w:type="gramEnd"/>
      <w:r w:rsidRPr="006C5AF0">
        <w:rPr>
          <w:rFonts w:hint="eastAsia"/>
        </w:rPr>
        <w:t>外部</w:t>
      </w:r>
      <w:r w:rsidRPr="006C5AF0">
        <w:rPr>
          <w:rFonts w:hint="eastAsia"/>
        </w:rPr>
        <w:t>sdk</w:t>
      </w:r>
      <w:r w:rsidRPr="006C5AF0">
        <w:rPr>
          <w:rFonts w:hint="eastAsia"/>
        </w:rPr>
        <w:t>，被苹果要求整改，整改期间新用户无法下载</w:t>
      </w:r>
      <w:r w:rsidRPr="006C5AF0">
        <w:rPr>
          <w:rFonts w:hint="eastAsia"/>
        </w:rPr>
        <w:t xml:space="preserve">, </w:t>
      </w:r>
      <w:r w:rsidRPr="006C5AF0">
        <w:rPr>
          <w:rFonts w:hint="eastAsia"/>
        </w:rPr>
        <w:t>所以新增注册用户数、新增付费用户数有所下降。从而影响到</w:t>
      </w:r>
      <w:proofErr w:type="gramStart"/>
      <w:r w:rsidRPr="006C5AF0">
        <w:rPr>
          <w:rFonts w:hint="eastAsia"/>
        </w:rPr>
        <w:t>当月总</w:t>
      </w:r>
      <w:proofErr w:type="gramEnd"/>
      <w:r w:rsidRPr="006C5AF0">
        <w:rPr>
          <w:rFonts w:hint="eastAsia"/>
        </w:rPr>
        <w:t>的付费用户数以及活跃用户数。</w:t>
      </w:r>
      <w:r w:rsidRPr="006C5AF0">
        <w:rPr>
          <w:rFonts w:hint="eastAsia"/>
        </w:rPr>
        <w:t>6</w:t>
      </w:r>
      <w:r w:rsidRPr="006C5AF0">
        <w:rPr>
          <w:rFonts w:hint="eastAsia"/>
        </w:rPr>
        <w:t>月已经整改完毕并恢复下载，</w:t>
      </w:r>
      <w:proofErr w:type="gramStart"/>
      <w:r w:rsidRPr="006C5AF0">
        <w:rPr>
          <w:rFonts w:hint="eastAsia"/>
        </w:rPr>
        <w:t>故各项</w:t>
      </w:r>
      <w:proofErr w:type="gramEnd"/>
      <w:r w:rsidRPr="006C5AF0">
        <w:rPr>
          <w:rFonts w:hint="eastAsia"/>
        </w:rPr>
        <w:t>数据恢复正常</w:t>
      </w:r>
    </w:p>
  </w:comment>
  <w:comment w:id="37" w:author="马玲莉" w:date="2018-08-22T11:51:00Z" w:initials="马玲莉">
    <w:p w14:paraId="0D92B208" w14:textId="58476DB2" w:rsidR="005A6C00" w:rsidRDefault="005A6C00" w:rsidP="006154C1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38" w:author="马玲莉" w:date="2018-08-22T15:39:00Z" w:initials="马玲莉">
    <w:p w14:paraId="77D3750E" w14:textId="2A4A5F49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9" w:author="马玲莉" w:date="2018-08-22T11:54:00Z" w:initials="马玲莉">
    <w:p w14:paraId="0624EEEC" w14:textId="2D65CAFA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40" w:author="马玲莉" w:date="2018-08-22T15:39:00Z" w:initials="马玲莉">
    <w:p w14:paraId="02364EC9" w14:textId="5C721208" w:rsidR="005A6C00" w:rsidRDefault="005A6C00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2" w:author="王旦桀(上海-信息系统鉴证部)" w:date="2018-08-24T11:18:00Z" w:initials="王旦桀(上海-信息">
    <w:p w14:paraId="4E49AD84" w14:textId="2224F4AE" w:rsidR="005A6C00" w:rsidRDefault="005A6C00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确认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1AD728" w15:done="0"/>
  <w15:commentEx w15:paraId="25D3A6E1" w15:done="0"/>
  <w15:commentEx w15:paraId="650DA030" w15:done="0"/>
  <w15:commentEx w15:paraId="3389D494" w15:done="0"/>
  <w15:commentEx w15:paraId="78959AFF" w15:done="0"/>
  <w15:commentEx w15:paraId="3AE3427C" w15:done="0"/>
  <w15:commentEx w15:paraId="5AC30CE1" w15:done="0"/>
  <w15:commentEx w15:paraId="569F5706" w15:done="0"/>
  <w15:commentEx w15:paraId="525E02BC" w15:done="0"/>
  <w15:commentEx w15:paraId="67CFB077" w15:done="0"/>
  <w15:commentEx w15:paraId="5DAB6B97" w15:done="0"/>
  <w15:commentEx w15:paraId="554C92EA" w15:done="0"/>
  <w15:commentEx w15:paraId="77946BD1" w15:done="0"/>
  <w15:commentEx w15:paraId="7A964F71" w15:done="0"/>
  <w15:commentEx w15:paraId="3BB9A3C9" w15:done="0"/>
  <w15:commentEx w15:paraId="6598402A" w15:done="0"/>
  <w15:commentEx w15:paraId="6A99CD79" w15:paraIdParent="6598402A" w15:done="0"/>
  <w15:commentEx w15:paraId="1110F10F" w15:done="0"/>
  <w15:commentEx w15:paraId="152EC5BA" w15:done="0"/>
  <w15:commentEx w15:paraId="5E554E01" w15:done="0"/>
  <w15:commentEx w15:paraId="0A22C720" w15:paraIdParent="5E554E01" w15:done="0"/>
  <w15:commentEx w15:paraId="452F7581" w15:done="0"/>
  <w15:commentEx w15:paraId="1E46BFDC" w15:done="0"/>
  <w15:commentEx w15:paraId="0C13A72F" w15:done="0"/>
  <w15:commentEx w15:paraId="6D2AD4B5" w15:done="0"/>
  <w15:commentEx w15:paraId="6A478C41" w15:done="0"/>
  <w15:commentEx w15:paraId="2EE61344" w15:done="0"/>
  <w15:commentEx w15:paraId="04D5C05B" w15:done="0"/>
  <w15:commentEx w15:paraId="0D92B208" w15:done="0"/>
  <w15:commentEx w15:paraId="77D3750E" w15:done="0"/>
  <w15:commentEx w15:paraId="0624EEEC" w15:done="0"/>
  <w15:commentEx w15:paraId="02364EC9" w15:done="0"/>
  <w15:commentEx w15:paraId="4E49AD8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DFB2D3" w14:textId="77777777" w:rsidR="00CF6AD9" w:rsidRDefault="00CF6AD9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432A2435" w14:textId="77777777" w:rsidR="00CF6AD9" w:rsidRDefault="00CF6AD9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5A6C00" w:rsidRDefault="005A6C00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5A6C00" w:rsidRDefault="005A6C00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5A6C00" w:rsidRDefault="005A6C00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40D90D" w14:textId="77777777" w:rsidR="00CF6AD9" w:rsidRDefault="00CF6AD9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5BC45927" w14:textId="77777777" w:rsidR="00CF6AD9" w:rsidRDefault="00CF6AD9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5A6C00" w:rsidRDefault="005A6C00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5A6C00" w:rsidRDefault="005A6C00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5A6C00" w:rsidRDefault="005A6C00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马玲莉">
    <w15:presenceInfo w15:providerId="AD" w15:userId="S-1-5-21-719548433-2417829282-3837285526-31932"/>
  </w15:person>
  <w15:person w15:author="王旦桀(上海-信息系统鉴证部)">
    <w15:presenceInfo w15:providerId="AD" w15:userId="S-1-5-21-719548433-2417829282-3837285526-367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145C6"/>
    <w:rsid w:val="00024AA2"/>
    <w:rsid w:val="00035146"/>
    <w:rsid w:val="00041B2D"/>
    <w:rsid w:val="0005013D"/>
    <w:rsid w:val="000C777E"/>
    <w:rsid w:val="000C7BA5"/>
    <w:rsid w:val="000F56D8"/>
    <w:rsid w:val="00106598"/>
    <w:rsid w:val="00122312"/>
    <w:rsid w:val="00141DCB"/>
    <w:rsid w:val="00166B2A"/>
    <w:rsid w:val="00174DDC"/>
    <w:rsid w:val="001B0CB3"/>
    <w:rsid w:val="001B7CE1"/>
    <w:rsid w:val="001C6EC4"/>
    <w:rsid w:val="001F455F"/>
    <w:rsid w:val="001F4F5E"/>
    <w:rsid w:val="00205C67"/>
    <w:rsid w:val="00221AD2"/>
    <w:rsid w:val="002517A8"/>
    <w:rsid w:val="0028415C"/>
    <w:rsid w:val="00287287"/>
    <w:rsid w:val="002A4F63"/>
    <w:rsid w:val="002B04C7"/>
    <w:rsid w:val="002B49E9"/>
    <w:rsid w:val="002C031A"/>
    <w:rsid w:val="002D0937"/>
    <w:rsid w:val="003436F6"/>
    <w:rsid w:val="003457F6"/>
    <w:rsid w:val="00391403"/>
    <w:rsid w:val="00395D7F"/>
    <w:rsid w:val="003A1D77"/>
    <w:rsid w:val="003B31FD"/>
    <w:rsid w:val="003E06CE"/>
    <w:rsid w:val="003F6AA3"/>
    <w:rsid w:val="00401158"/>
    <w:rsid w:val="0041278A"/>
    <w:rsid w:val="0042138E"/>
    <w:rsid w:val="00451546"/>
    <w:rsid w:val="004D30C6"/>
    <w:rsid w:val="004D4EC1"/>
    <w:rsid w:val="00522F85"/>
    <w:rsid w:val="00530894"/>
    <w:rsid w:val="0055106D"/>
    <w:rsid w:val="00573670"/>
    <w:rsid w:val="005772E4"/>
    <w:rsid w:val="005778D2"/>
    <w:rsid w:val="00581C73"/>
    <w:rsid w:val="0059084D"/>
    <w:rsid w:val="005A6C00"/>
    <w:rsid w:val="006154C1"/>
    <w:rsid w:val="00615768"/>
    <w:rsid w:val="00640F66"/>
    <w:rsid w:val="00665AF2"/>
    <w:rsid w:val="00673E97"/>
    <w:rsid w:val="006939D2"/>
    <w:rsid w:val="006C5AF0"/>
    <w:rsid w:val="006E3C08"/>
    <w:rsid w:val="006E5E54"/>
    <w:rsid w:val="006F6223"/>
    <w:rsid w:val="00712E4E"/>
    <w:rsid w:val="00735BE8"/>
    <w:rsid w:val="007A1DF2"/>
    <w:rsid w:val="007B487D"/>
    <w:rsid w:val="007E6FF8"/>
    <w:rsid w:val="007F12B5"/>
    <w:rsid w:val="007F480F"/>
    <w:rsid w:val="0080156B"/>
    <w:rsid w:val="0080390D"/>
    <w:rsid w:val="008527A6"/>
    <w:rsid w:val="008545FC"/>
    <w:rsid w:val="00867264"/>
    <w:rsid w:val="00871913"/>
    <w:rsid w:val="008756B6"/>
    <w:rsid w:val="00885F42"/>
    <w:rsid w:val="00887FFB"/>
    <w:rsid w:val="008A1D55"/>
    <w:rsid w:val="008C2385"/>
    <w:rsid w:val="008C6720"/>
    <w:rsid w:val="00921247"/>
    <w:rsid w:val="009531F2"/>
    <w:rsid w:val="00984ABC"/>
    <w:rsid w:val="00987C54"/>
    <w:rsid w:val="009D46A8"/>
    <w:rsid w:val="00A2141A"/>
    <w:rsid w:val="00A27E36"/>
    <w:rsid w:val="00A52335"/>
    <w:rsid w:val="00A93D98"/>
    <w:rsid w:val="00AB3E8F"/>
    <w:rsid w:val="00AC1295"/>
    <w:rsid w:val="00AE354A"/>
    <w:rsid w:val="00AE5DD2"/>
    <w:rsid w:val="00AE65ED"/>
    <w:rsid w:val="00AE7B18"/>
    <w:rsid w:val="00B17828"/>
    <w:rsid w:val="00B20721"/>
    <w:rsid w:val="00B5264B"/>
    <w:rsid w:val="00B7255B"/>
    <w:rsid w:val="00B773ED"/>
    <w:rsid w:val="00B81597"/>
    <w:rsid w:val="00BA375F"/>
    <w:rsid w:val="00BB5210"/>
    <w:rsid w:val="00BC293D"/>
    <w:rsid w:val="00BE4B9B"/>
    <w:rsid w:val="00C07EA1"/>
    <w:rsid w:val="00C15179"/>
    <w:rsid w:val="00C16DA9"/>
    <w:rsid w:val="00C210D1"/>
    <w:rsid w:val="00C751F1"/>
    <w:rsid w:val="00C91B2C"/>
    <w:rsid w:val="00CC2D40"/>
    <w:rsid w:val="00CE0783"/>
    <w:rsid w:val="00CF6AD9"/>
    <w:rsid w:val="00D01488"/>
    <w:rsid w:val="00D33EE9"/>
    <w:rsid w:val="00D571A3"/>
    <w:rsid w:val="00D66E69"/>
    <w:rsid w:val="00DA2468"/>
    <w:rsid w:val="00DC1860"/>
    <w:rsid w:val="00DC6391"/>
    <w:rsid w:val="00DF3ADA"/>
    <w:rsid w:val="00E12E95"/>
    <w:rsid w:val="00E15195"/>
    <w:rsid w:val="00E364CB"/>
    <w:rsid w:val="00E569CC"/>
    <w:rsid w:val="00E67E22"/>
    <w:rsid w:val="00E96175"/>
    <w:rsid w:val="00EB6BE6"/>
    <w:rsid w:val="00EC48C0"/>
    <w:rsid w:val="00ED29ED"/>
    <w:rsid w:val="00ED5573"/>
    <w:rsid w:val="00EF7AA0"/>
    <w:rsid w:val="00F1098C"/>
    <w:rsid w:val="00F23C71"/>
    <w:rsid w:val="00F5419C"/>
    <w:rsid w:val="00F66616"/>
    <w:rsid w:val="00F905CC"/>
    <w:rsid w:val="00FA0922"/>
    <w:rsid w:val="00FB28A4"/>
    <w:rsid w:val="00FC50E8"/>
    <w:rsid w:val="00FC5418"/>
    <w:rsid w:val="00FC79B8"/>
    <w:rsid w:val="00FD1D07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69DD0785-C6EE-40E1-999E-3D814F7C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comments" Target="comment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6782C-6A45-4032-9B19-BD881632F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67</Pages>
  <Words>4252</Words>
  <Characters>24241</Characters>
  <Application>Microsoft Office Word</Application>
  <DocSecurity>0</DocSecurity>
  <Lines>202</Lines>
  <Paragraphs>56</Paragraphs>
  <ScaleCrop>false</ScaleCrop>
  <Company>SCCM-CORE-01</Company>
  <LinksUpToDate>false</LinksUpToDate>
  <CharactersWithSpaces>28437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王旦桀(上海-信息系统鉴证部)</cp:lastModifiedBy>
  <cp:revision>18</cp:revision>
  <dcterms:created xsi:type="dcterms:W3CDTF">2018-08-12T11:21:00Z</dcterms:created>
  <dcterms:modified xsi:type="dcterms:W3CDTF">2018-08-24T03:31:00Z</dcterms:modified>
</cp:coreProperties>
</file>