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的月变化趋势进行了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下载点击量于该月产生显著波动。月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付费转化率变化率盒须图</w:t>
      </w:r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月受竞品手游上线的间接冲击，付费转化率偏低。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《梦想世界（端游）》—付费转化率变化率盒须图</w:t>
      </w:r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）月付费转化率、月付费账户数、月活跃账户数分析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月付费转化率、月付费账户数、月活跃账户数的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内月活跃账户数较之前月份有明显的下降，月付费账户数较之前月份有小幅上升，我们了解到月活跃账户的下降是目前端游市场的总体趋势，端游市场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《梦想世界（端游）》—月付费转化率、月付费账户数、月活跃账户数分月变化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1AC3F5F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r>
        <w:rPr>
          <w:rFonts w:hint="eastAsia"/>
        </w:rPr>
        <w:t>值盒须图</w:t>
      </w:r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 w:rsidR="00AE354A">
        <w:rPr>
          <w:rFonts w:hint="eastAsia"/>
        </w:rPr>
        <w:t>ARPU</w:t>
      </w:r>
      <w:r w:rsidR="00AE354A">
        <w:rPr>
          <w:rFonts w:hint="eastAsia"/>
        </w:rPr>
        <w:t>值</w:t>
      </w:r>
      <w:r w:rsidR="00AE354A">
        <w:t>变化率</w:t>
      </w:r>
      <w:r w:rsidR="00AE354A">
        <w:rPr>
          <w:rFonts w:hint="eastAsia"/>
        </w:rPr>
        <w:t>均</w:t>
      </w:r>
      <w:r w:rsidR="00AE354A">
        <w:t>落在区间内，变化较为集中，未发现明显异常</w:t>
      </w:r>
      <w:r>
        <w:t>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值变化率盒须图</w:t>
      </w:r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4B37194A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变化率盒须图</w:t>
      </w:r>
      <w:r>
        <w:t>，</w:t>
      </w:r>
      <w:r>
        <w:rPr>
          <w:rFonts w:hint="eastAsia"/>
        </w:rPr>
        <w:t>对</w:t>
      </w:r>
      <w:r>
        <w:t>系统充值金额变化率进行分析，</w:t>
      </w:r>
      <w:r>
        <w:rPr>
          <w:rFonts w:hint="eastAsia"/>
        </w:rPr>
        <w:t>发现</w:t>
      </w:r>
      <w:r>
        <w:rPr>
          <w:rFonts w:hint="eastAsia"/>
        </w:rPr>
        <w:t xml:space="preserve"> 2017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月充值金额较前一月有较为显著的变化</w:t>
      </w:r>
      <w:r>
        <w:t>，整体变化较为</w:t>
      </w:r>
      <w:r>
        <w:lastRenderedPageBreak/>
        <w:t>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月中旬《梦想世界（端游）》开放新玩法（增加世界贡献度兑换梦想币的次数上限等），刺激消费点，后热度逐步降低，导致后续相应月份充值金额较前一月降低。</w:t>
      </w:r>
    </w:p>
    <w:p w14:paraId="00098EFE" w14:textId="620D2911" w:rsidR="008527A6" w:rsidRDefault="00FA0922" w:rsidP="008527A6">
      <w:pPr>
        <w:ind w:firstLine="480"/>
      </w:pPr>
      <w:r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金额变化率</w:t>
      </w:r>
      <w:r>
        <w:rPr>
          <w:rFonts w:hint="eastAsia"/>
          <w:sz w:val="21"/>
        </w:rPr>
        <w:t>盒须图</w:t>
      </w:r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r>
        <w:t>呈相同变动趋势，月活跃</w:t>
      </w:r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值、系统内充值金额、月活跃账户数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r>
        <w:t>呈相同变动趋势，未发现明显异常。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）月活跃账户数、月新增注册账户数、月付费账户数、月新增付费账户数分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我们对月活跃账户数、月新增注册账户数、月付费账户数、月新增付费账户数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月《梦想世界（端游）》推出首充礼包活动；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《梦想世界（端游）》—月活跃账户数、月新增注册账户数、月付费账户数、月新增付费账户数变化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"/>
      <w:r w:rsidRPr="00771E0E">
        <w:rPr>
          <w:rFonts w:hint="eastAsia"/>
        </w:rPr>
        <w:t>月留存率、新增注册账户数分析</w:t>
      </w:r>
      <w:commentRangeEnd w:id="4"/>
      <w:r w:rsidR="0041278A">
        <w:rPr>
          <w:rStyle w:val="a9"/>
        </w:rPr>
        <w:commentReference w:id="4"/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5DFE067E" w:rsidR="008527A6" w:rsidRPr="0041278A" w:rsidRDefault="0041278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4BF825" wp14:editId="2E524855">
            <wp:extent cx="5274310" cy="2479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2B40EBBB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</w:t>
      </w:r>
      <w:r w:rsidR="00FD1D07">
        <w:t>5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 w:rsidR="00FD1D07">
        <w:rPr>
          <w:rFonts w:hint="eastAsia"/>
        </w:rPr>
        <w:t>波动</w:t>
      </w:r>
      <w:r>
        <w:t>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《梦想世界（端游）》—系统内充值金额与财务确认收入金额月变化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2337AB69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 w:rsidR="00FD1D07" w:rsidRPr="00FD1D07">
        <w:rPr>
          <w:rFonts w:hint="eastAsia"/>
        </w:rPr>
        <w:t>介于</w:t>
      </w:r>
      <w:r w:rsidR="00FD1D07">
        <w:t>800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元至</w:t>
      </w:r>
      <w:r w:rsidR="00FD1D07">
        <w:t>1000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元之间，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C0BB641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commentRangeStart w:id="5"/>
      <w:r>
        <w:rPr>
          <w:rFonts w:hint="eastAsia"/>
        </w:rPr>
        <w:t>充值金额</w:t>
      </w:r>
      <w:r>
        <w:t>分布</w:t>
      </w:r>
      <w:commentRangeEnd w:id="5"/>
      <w:r w:rsidR="00E15195">
        <w:rPr>
          <w:rStyle w:val="a9"/>
        </w:rPr>
        <w:commentReference w:id="5"/>
      </w:r>
    </w:p>
    <w:p w14:paraId="688F3125" w14:textId="144E2B2F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 w:rsidR="00887FFB">
        <w:rPr>
          <w:rFonts w:hint="eastAsia"/>
        </w:rPr>
        <w:t>充值</w:t>
      </w:r>
      <w:commentRangeStart w:id="6"/>
      <w:r>
        <w:rPr>
          <w:rFonts w:hint="eastAsia"/>
        </w:rPr>
        <w:t>用户</w:t>
      </w:r>
      <w:commentRangeEnd w:id="6"/>
      <w:r w:rsidR="000145C6">
        <w:rPr>
          <w:rStyle w:val="a9"/>
        </w:rPr>
        <w:commentReference w:id="6"/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。我们发现充值人数主要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充值人数的</w:t>
      </w:r>
      <w:r>
        <w:t>95.</w:t>
      </w:r>
      <w:r w:rsidR="00E15195">
        <w:t>23</w:t>
      </w:r>
      <w:r>
        <w:t>%</w:t>
      </w:r>
      <w:r>
        <w:rPr>
          <w:rFonts w:hint="eastAsia"/>
        </w:rPr>
        <w:t>，占</w:t>
      </w:r>
      <w:r>
        <w:t>总充值金额的</w:t>
      </w:r>
      <w:r w:rsidR="00E15195">
        <w:t>29.75</w:t>
      </w:r>
      <w:r>
        <w:t>%</w:t>
      </w:r>
      <w:r>
        <w:rPr>
          <w:rFonts w:hint="eastAsia"/>
        </w:rPr>
        <w:t>；</w:t>
      </w:r>
      <w:commentRangeStart w:id="7"/>
      <w:r>
        <w:rPr>
          <w:rFonts w:hint="eastAsia"/>
        </w:rPr>
        <w:t>充值</w:t>
      </w:r>
      <w:r w:rsidR="00887FFB">
        <w:t>金额主要</w:t>
      </w:r>
      <w:r w:rsidR="00887FFB">
        <w:rPr>
          <w:rFonts w:hint="eastAsia"/>
        </w:rPr>
        <w:t>分布</w:t>
      </w:r>
      <w:r>
        <w:t>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 w:rsidR="00887FFB">
        <w:rPr>
          <w:rFonts w:hint="eastAsia"/>
        </w:rPr>
        <w:t>，</w:t>
      </w:r>
      <w:r w:rsidR="00887FFB" w:rsidRPr="00887FFB">
        <w:rPr>
          <w:rFonts w:hint="eastAsia"/>
        </w:rPr>
        <w:t>占总充值人数的</w:t>
      </w:r>
      <w:r w:rsidR="00887FFB">
        <w:t>16.05</w:t>
      </w:r>
      <w:r w:rsidR="00887FFB" w:rsidRPr="00887FFB">
        <w:rPr>
          <w:rFonts w:hint="eastAsia"/>
        </w:rPr>
        <w:t>%</w:t>
      </w:r>
      <w:r w:rsidR="00887FFB" w:rsidRPr="00887FFB">
        <w:rPr>
          <w:rFonts w:hint="eastAsia"/>
        </w:rPr>
        <w:t>，占总充值金额的</w:t>
      </w:r>
      <w:r w:rsidR="00887FFB">
        <w:t>53.78</w:t>
      </w:r>
      <w:r w:rsidR="00887FFB" w:rsidRPr="00887FFB">
        <w:rPr>
          <w:rFonts w:hint="eastAsia"/>
        </w:rPr>
        <w:t>%</w:t>
      </w:r>
      <w:r w:rsidR="00887FFB">
        <w:rPr>
          <w:rFonts w:hint="eastAsia"/>
        </w:rPr>
        <w:t>，</w:t>
      </w:r>
      <w:r w:rsidR="00887FFB">
        <w:t>同</w:t>
      </w:r>
      <w:r w:rsidR="00887FFB">
        <w:rPr>
          <w:rFonts w:hint="eastAsia"/>
        </w:rPr>
        <w:t>时</w:t>
      </w:r>
      <w:r w:rsidR="00887FFB">
        <w:t>充值金额</w:t>
      </w:r>
      <w:r w:rsidR="00887FFB">
        <w:rPr>
          <w:rFonts w:hint="eastAsia"/>
        </w:rPr>
        <w:t>超过</w:t>
      </w:r>
      <w:r>
        <w:rPr>
          <w:rFonts w:hint="eastAsia"/>
        </w:rPr>
        <w:t>100000</w:t>
      </w:r>
      <w:r>
        <w:rPr>
          <w:rFonts w:hint="eastAsia"/>
        </w:rPr>
        <w:t>元</w:t>
      </w:r>
      <w:r w:rsidR="00887FFB">
        <w:rPr>
          <w:rFonts w:hint="eastAsia"/>
        </w:rPr>
        <w:t>的用户</w:t>
      </w:r>
      <w:r>
        <w:t>占总充值</w:t>
      </w:r>
      <w:r>
        <w:rPr>
          <w:rFonts w:hint="eastAsia"/>
        </w:rPr>
        <w:t>人数</w:t>
      </w:r>
      <w:r>
        <w:t>的</w:t>
      </w:r>
      <w:r w:rsidR="003457F6">
        <w:t>0.11</w:t>
      </w:r>
      <w:r>
        <w:t>%</w:t>
      </w:r>
      <w:r>
        <w:rPr>
          <w:rFonts w:hint="eastAsia"/>
        </w:rPr>
        <w:t>，</w:t>
      </w:r>
      <w:r>
        <w:t>占总充值金额的</w:t>
      </w:r>
      <w:r w:rsidR="003457F6">
        <w:t>16.23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  <w:commentRangeEnd w:id="7"/>
      <w:r w:rsidR="000145C6">
        <w:rPr>
          <w:rStyle w:val="a9"/>
        </w:rPr>
        <w:commentReference w:id="7"/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4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FC5418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FC5418" w14:paraId="7B07A012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A46F2" w14:textId="013BEF4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09C3D" w14:textId="65F6D5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135042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6A056" w14:textId="783FF9B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4,478,054.51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1C45B" w14:textId="036169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6AAFB" w14:textId="233E6BD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A2371" w14:textId="171009A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E9218" w14:textId="40C3595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</w:tr>
      <w:tr w:rsidR="00FC5418" w14:paraId="21F78170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4CE51" w14:textId="739B7E3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BFC53" w14:textId="45844C3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68884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BE295" w14:textId="20B2D72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16,325,357.30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02D39" w14:textId="6070586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25.34%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394F0" w14:textId="758073C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75.02%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57BA0" w14:textId="132BDE0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8B0E" w14:textId="3BB058F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5.70%</w:t>
            </w:r>
          </w:p>
        </w:tc>
      </w:tr>
      <w:tr w:rsidR="00FC5418" w14:paraId="310C63D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D6826" w14:textId="00B8D0E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15810" w14:textId="10AA883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22508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C4AFB" w14:textId="1467B8E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15,931,654.96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5720D" w14:textId="4A8F62B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521A8" w14:textId="1BF2128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83.30%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90812" w14:textId="4787277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74C72" w14:textId="3544A7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10.06%</w:t>
            </w:r>
          </w:p>
        </w:tc>
      </w:tr>
      <w:tr w:rsidR="00FC5418" w14:paraId="162606A6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250" w14:textId="390383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E4D6C" w14:textId="05B72EE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32413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CF137" w14:textId="23797DC0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71,906,439.60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EA1AC" w14:textId="6FCE5C7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11.92%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D2364" w14:textId="6592973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3A059" w14:textId="33B3EC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19.69%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5B30" w14:textId="2A5FD3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29.75%</w:t>
            </w:r>
          </w:p>
        </w:tc>
      </w:tr>
      <w:tr w:rsidR="00FC5418" w14:paraId="5C0AB2C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9C959" w14:textId="759E941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E3A43" w14:textId="450B3C2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6405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E21DD" w14:textId="10449F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44,671,225.87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5E922" w14:textId="7C8118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DB2FE" w14:textId="0E09F0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97.58%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8747E" w14:textId="0F191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9E4C9" w14:textId="5733988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41.98%</w:t>
            </w:r>
          </w:p>
        </w:tc>
      </w:tr>
      <w:tr w:rsidR="00FC5418" w14:paraId="2BE2D92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929A" w14:textId="6FF21F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9DFA8" w14:textId="5B4CE2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3583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61556" w14:textId="55157B78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49,795,420.65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D4DE6" w14:textId="7947B4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2393D" w14:textId="7974382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98.90%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A93FA" w14:textId="0831D8C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BCE36" w14:textId="1510537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55.61%</w:t>
            </w:r>
          </w:p>
        </w:tc>
      </w:tr>
      <w:tr w:rsidR="00FC5418" w14:paraId="34D2991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06A8" w14:textId="682728B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926EE" w14:textId="67C707E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1237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778BD" w14:textId="0F4CE30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30,048,907.19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C34C" w14:textId="110AD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4363F" w14:textId="1BCB75A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1B747" w14:textId="450C76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0CE9A" w14:textId="13BD732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63.84%</w:t>
            </w:r>
          </w:p>
        </w:tc>
      </w:tr>
      <w:tr w:rsidR="00FC5418" w14:paraId="29D9D15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75169" w14:textId="7DC892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E503" w14:textId="7913BFF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082F2" w14:textId="1F6B8BA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19,099,776.35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C7C79" w14:textId="09BCEE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FD97D" w14:textId="7FC15D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77EB4" w14:textId="000BF2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4B328" w14:textId="08D36FD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69.07%</w:t>
            </w:r>
          </w:p>
        </w:tc>
      </w:tr>
      <w:tr w:rsidR="00FC5418" w14:paraId="2F13A93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1895F" w14:textId="64CE65D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FB7EA" w14:textId="2B08924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F3A8B" w14:textId="79D74DF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13,979,050.19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59242" w14:textId="25E7286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8AFF3" w14:textId="014CB8E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2B9C9" w14:textId="5CC3B29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3.83%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E0E34" w14:textId="43E7C7C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FC5418" w14:paraId="0998CDE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037CE" w14:textId="530762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9A33A" w14:textId="65DB99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7D1E9" w14:textId="36C10DF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12,310,032.81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C8DBE" w14:textId="0F10F14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69168" w14:textId="7C1DD2E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52563" w14:textId="2BD3C93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8224E" w14:textId="763191B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76.27%</w:t>
            </w:r>
          </w:p>
        </w:tc>
      </w:tr>
      <w:tr w:rsidR="00FC5418" w14:paraId="01377A25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0AA6E" w14:textId="7D8550B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713AD" w14:textId="2696897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ACC42" w14:textId="47864EA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9,531,427.57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AD5EC" w14:textId="18F26D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D7F53" w14:textId="0487981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A5CA8" w14:textId="6428A9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7A24" w14:textId="6561419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78.88%</w:t>
            </w:r>
          </w:p>
        </w:tc>
      </w:tr>
      <w:tr w:rsidR="00FC5418" w14:paraId="41C34A5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5805C" w14:textId="3AF428A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A15A1" w14:textId="6E4EDFC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C7603" w14:textId="1FBA5C7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7,514,611.80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83798" w14:textId="0641E5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8846" w14:textId="737E3E0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DDF43" w14:textId="21117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AF485" w14:textId="766D86F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80.94%</w:t>
            </w:r>
          </w:p>
        </w:tc>
      </w:tr>
      <w:tr w:rsidR="00FC5418" w14:paraId="6A19FE1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A687" w14:textId="407C8D2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97397" w14:textId="7F78254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44D16" w14:textId="617D464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5,710,489.87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07C1" w14:textId="271C0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C4AE2" w14:textId="71F7DE4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1A84B" w14:textId="73166B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1FB7E" w14:textId="05A3EA8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82.50%</w:t>
            </w:r>
          </w:p>
        </w:tc>
      </w:tr>
      <w:tr w:rsidR="00FC5418" w14:paraId="4B1C72E1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B916" w14:textId="6A06A6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A36B7" w14:textId="39B70B5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1ED63" w14:textId="5B659D1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4,647,389.40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D6D1" w14:textId="3F92BA8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9E052" w14:textId="0671620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FA62B" w14:textId="3934535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6AD8B" w14:textId="66DB32B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83.77%</w:t>
            </w:r>
          </w:p>
        </w:tc>
      </w:tr>
      <w:tr w:rsidR="00FC5418" w14:paraId="415FC60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0339" w14:textId="0212DCE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8613E" w14:textId="507C9B9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F788ED" w14:textId="00209EF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59,264,727.58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CBA41" w14:textId="14FCA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1EE08" w14:textId="69F3F4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59F5F" w14:textId="108AFE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FC545" w14:textId="14F5FBB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1E568C5B" w:rsidR="008527A6" w:rsidRDefault="00FC5418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79534F4E" wp14:editId="62059105">
            <wp:extent cx="5274310" cy="3754755"/>
            <wp:effectExtent l="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8"/>
      <w:r>
        <w:rPr>
          <w:rFonts w:hint="eastAsia"/>
        </w:rPr>
        <w:t>充值</w:t>
      </w:r>
      <w:r>
        <w:t>方式分布</w:t>
      </w:r>
      <w:commentRangeEnd w:id="8"/>
      <w:r w:rsidR="00E15195">
        <w:rPr>
          <w:rStyle w:val="a9"/>
        </w:rPr>
        <w:commentReference w:id="8"/>
      </w:r>
    </w:p>
    <w:p w14:paraId="7FFFD434" w14:textId="08E26B9E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充值</w:t>
      </w:r>
      <w:r>
        <w:rPr>
          <w:rFonts w:hint="eastAsia"/>
        </w:rPr>
        <w:t>方式的</w:t>
      </w:r>
      <w:r>
        <w:t>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，发现充值方式主要为支付宝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15195">
        <w:t>96.7</w:t>
      </w:r>
      <w:r>
        <w:t>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E15195">
        <w:trPr>
          <w:trHeight w:val="478"/>
          <w:tblHeader/>
          <w:jc w:val="center"/>
        </w:trPr>
        <w:tc>
          <w:tcPr>
            <w:tcW w:w="17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充值方式</w:t>
            </w:r>
          </w:p>
        </w:tc>
        <w:tc>
          <w:tcPr>
            <w:tcW w:w="2296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FC5418" w14:paraId="060F382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4FFF7" w14:textId="2D11F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C8E95" w14:textId="43AE5DD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166,279,166.16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6BAAE" w14:textId="6748456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462CE" w14:textId="16D0D1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</w:tr>
      <w:tr w:rsidR="00FC5418" w14:paraId="3B75C60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9F64E" w14:textId="2D6571C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微信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AC268" w14:textId="1507F00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98,367,258.60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11934" w14:textId="5B1121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26.93%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09875" w14:textId="0593F8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72.46%</w:t>
            </w:r>
          </w:p>
        </w:tc>
      </w:tr>
      <w:tr w:rsidR="00FC5418" w14:paraId="748885AA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AC865" w14:textId="5CBF477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699F7" w14:textId="7E822A0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46,043,686.80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D7951" w14:textId="2EF1AAA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12.61%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3D112" w14:textId="185C3E3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85.07%</w:t>
            </w:r>
          </w:p>
        </w:tc>
      </w:tr>
      <w:tr w:rsidR="00FC5418" w14:paraId="01E10CF2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CBAB4" w14:textId="64A1E01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34D41" w14:textId="72E2CB8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42,524,479.50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7837D" w14:textId="1E5CBE5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11.64%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C3A30" w14:textId="306A312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96.71%</w:t>
            </w:r>
          </w:p>
        </w:tc>
      </w:tr>
      <w:tr w:rsidR="00FC5418" w14:paraId="70E23690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A5AA9" w14:textId="0374205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34C875" w14:textId="41E4556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6,350,642.59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B10C9" w14:textId="3FF8B6B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FD886" w14:textId="1100A64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98.45%</w:t>
            </w:r>
          </w:p>
        </w:tc>
      </w:tr>
      <w:tr w:rsidR="00FC5418" w14:paraId="1C95E66B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20C2" w14:textId="375E6B3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9826E" w14:textId="2AD03C9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3,171,366.50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D622B" w14:textId="55F54E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BEBE8" w14:textId="5D49572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99.32%</w:t>
            </w:r>
          </w:p>
        </w:tc>
      </w:tr>
      <w:tr w:rsidR="00FC5418" w14:paraId="3325BDED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5671F" w14:textId="731F9A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点卡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1D857" w14:textId="5F023A8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577C5" w14:textId="70B17D0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08547" w14:textId="3E1CDA0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FC5418" w14:paraId="7E22F0D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EB5D" w14:textId="0C5F830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92674" w14:textId="7B95B58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4F78C" w14:textId="5D8411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993AC" w14:textId="470B0C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237421AF" w14:textId="6FF73BAF" w:rsidR="00024AA2" w:rsidRDefault="001F4F5E" w:rsidP="00024AA2">
      <w:pPr>
        <w:ind w:firstLineChars="0" w:firstLine="0"/>
        <w:jc w:val="center"/>
        <w:rPr>
          <w:rStyle w:val="a9"/>
        </w:rPr>
      </w:pPr>
      <w:r>
        <w:rPr>
          <w:noProof/>
        </w:rPr>
        <w:drawing>
          <wp:inline distT="0" distB="0" distL="0" distR="0" wp14:anchorId="7AB9906C" wp14:editId="33DCC989">
            <wp:extent cx="5274310" cy="4006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D39" w14:textId="650F7EDD" w:rsidR="00024AA2" w:rsidRDefault="00530894" w:rsidP="00024AA2">
      <w:pPr>
        <w:ind w:firstLineChars="0" w:firstLine="0"/>
        <w:jc w:val="center"/>
      </w:pPr>
      <w:r>
        <w:rPr>
          <w:rStyle w:val="a9"/>
        </w:rPr>
        <w:t xml:space="preserve"> </w:t>
      </w:r>
      <w:r w:rsidR="008527A6">
        <w:rPr>
          <w:sz w:val="21"/>
        </w:rPr>
        <w:t>图</w:t>
      </w:r>
      <w:r w:rsidR="008527A6">
        <w:rPr>
          <w:sz w:val="21"/>
        </w:rPr>
        <w:t>2.3.1.17</w:t>
      </w:r>
      <w:r w:rsidR="008527A6">
        <w:rPr>
          <w:rFonts w:hint="eastAsia"/>
          <w:sz w:val="21"/>
        </w:rPr>
        <w:t>《梦想世界（端游）》—各充值方式年人数</w:t>
      </w:r>
      <w:r w:rsidR="008527A6">
        <w:rPr>
          <w:sz w:val="21"/>
        </w:rPr>
        <w:t>分布</w:t>
      </w:r>
      <w:r w:rsidR="008527A6">
        <w:rPr>
          <w:rFonts w:hint="eastAsia"/>
          <w:sz w:val="21"/>
        </w:rPr>
        <w:t>图</w:t>
      </w:r>
      <w:r>
        <w:rPr>
          <w:rStyle w:val="a9"/>
        </w:rPr>
        <w:t xml:space="preserve"> </w:t>
      </w:r>
    </w:p>
    <w:p w14:paraId="553065E5" w14:textId="7D10301C" w:rsidR="00024AA2" w:rsidRDefault="00024AA2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12AAD7" wp14:editId="4727D988">
            <wp:extent cx="5274310" cy="3807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E952" w14:textId="3E6890BC" w:rsidR="008527A6" w:rsidRDefault="008527A6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《梦想世界（端游）》—各充值方式年</w:t>
      </w:r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111E8C6D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。我们发现充值地区整体分布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的充值</w:t>
      </w:r>
      <w:r>
        <w:t>人数和充值金额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</w:t>
      </w:r>
      <w:r w:rsidR="009531F2">
        <w:t>98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充值地域分布表”，充值</w:t>
      </w:r>
      <w:r>
        <w:t>总金额分布情况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E15195" w14:paraId="6D834B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63CBD" w14:textId="0510D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50071" w14:textId="617BDB0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62,189,435.80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ECA77" w14:textId="3ACD25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A01C9" w14:textId="3467C4B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</w:tr>
      <w:tr w:rsidR="00E15195" w14:paraId="2F1A83B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7DC4F" w14:textId="1536C43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BB7AA" w14:textId="0735C9E7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52,359,587.45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1BCFD" w14:textId="55D2BF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C13A6" w14:textId="04E87F4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31.36%</w:t>
            </w:r>
          </w:p>
        </w:tc>
      </w:tr>
      <w:tr w:rsidR="00E15195" w14:paraId="4E839A0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B2CF1" w14:textId="4C34F9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7D4E5" w14:textId="07BBE26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49,717,332.07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F29A4" w14:textId="6DA29C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D20E4" w14:textId="74E2BB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44.98%</w:t>
            </w:r>
          </w:p>
        </w:tc>
      </w:tr>
      <w:tr w:rsidR="00E15195" w14:paraId="68A9DE9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8D829" w14:textId="3A64711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959AA" w14:textId="1B3275E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20,700,406.40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E26" w14:textId="509A23F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5.67%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714E7" w14:textId="3929553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50.65%</w:t>
            </w:r>
          </w:p>
        </w:tc>
      </w:tr>
      <w:tr w:rsidR="00E15195" w14:paraId="49FCD57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D7703" w14:textId="12C580F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B895B" w14:textId="086A752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19,873,628.63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124AD" w14:textId="44F8DB9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5.44%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8D8AA" w14:textId="06A904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56.09%</w:t>
            </w:r>
          </w:p>
        </w:tc>
      </w:tr>
      <w:tr w:rsidR="00E15195" w14:paraId="184224AC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6ED43" w14:textId="19FF1E3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8D671" w14:textId="38DF258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17,141,553.81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7823E" w14:textId="47A8958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4.69%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C7285" w14:textId="488AF7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60.78%</w:t>
            </w:r>
          </w:p>
        </w:tc>
      </w:tr>
      <w:tr w:rsidR="00E15195" w14:paraId="46C2B8F4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5917B" w14:textId="37F193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B01F5" w14:textId="5D9D5F8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13,340,194.12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711E2" w14:textId="4D259AA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5EAF0" w14:textId="4D69C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64.43%</w:t>
            </w:r>
          </w:p>
        </w:tc>
      </w:tr>
      <w:tr w:rsidR="00E15195" w14:paraId="360D7211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E3239" w14:textId="49F50EE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981E2" w14:textId="12B1508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12,461,106.08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89863" w14:textId="1CF859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ED46" w14:textId="09D2DCF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67.85%</w:t>
            </w:r>
          </w:p>
        </w:tc>
      </w:tr>
      <w:tr w:rsidR="00E15195" w14:paraId="63BBD6B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DD5A3" w14:textId="743AC24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9916D" w14:textId="58F2736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12,134,830.09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CD9D0" w14:textId="286522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CEAE2" w14:textId="09AA77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71.17%</w:t>
            </w:r>
          </w:p>
        </w:tc>
      </w:tr>
      <w:tr w:rsidR="00E15195" w14:paraId="4187488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8F2A3" w14:textId="54E9C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2DFC" w14:textId="7E0E762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11,614,984.92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DDD0F" w14:textId="661E81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67159" w14:textId="56E3E85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74.35%</w:t>
            </w:r>
          </w:p>
        </w:tc>
      </w:tr>
      <w:tr w:rsidR="00E15195" w14:paraId="03620A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77EFF" w14:textId="5224F3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FEFCE" w14:textId="6D53252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11,253,793.30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F6C5B" w14:textId="390301F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CB394" w14:textId="7E7C85E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77.43%</w:t>
            </w:r>
          </w:p>
        </w:tc>
      </w:tr>
      <w:tr w:rsidR="00E15195" w14:paraId="73D8ABB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62939" w14:textId="7C55D6D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49B2" w14:textId="5D35789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8,552,358.69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01146" w14:textId="09B7CEE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37B95" w14:textId="139776A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79.77%</w:t>
            </w:r>
          </w:p>
        </w:tc>
      </w:tr>
      <w:tr w:rsidR="00E15195" w14:paraId="3CD14145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15CBB" w14:textId="68FAEEC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F6181" w14:textId="01702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8,400,655.38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9C5719" w14:textId="12F7D2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62DA1" w14:textId="34E044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82.07%</w:t>
            </w:r>
          </w:p>
        </w:tc>
      </w:tr>
      <w:tr w:rsidR="00E15195" w14:paraId="332ACD5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1CE5B" w14:textId="534A6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64E2E" w14:textId="1A5C327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8,177,142.15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FB61" w14:textId="3479C8C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56259" w14:textId="0C0E1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84.31%</w:t>
            </w:r>
          </w:p>
        </w:tc>
      </w:tr>
      <w:tr w:rsidR="00E15195" w14:paraId="1F2069D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3863A" w14:textId="4140BB1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124D4" w14:textId="1019FB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7,221,122.32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EB6FB" w14:textId="0DBA78C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E661E" w14:textId="4CEBF2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86.29%</w:t>
            </w:r>
          </w:p>
        </w:tc>
      </w:tr>
      <w:tr w:rsidR="00E15195" w14:paraId="25F283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81888" w14:textId="4961A53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1F1EF" w14:textId="53E8DCA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4,823,549.80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B3BC8" w14:textId="22E5EC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15F51" w14:textId="5A6D5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87.61%</w:t>
            </w:r>
          </w:p>
        </w:tc>
      </w:tr>
      <w:tr w:rsidR="00E15195" w14:paraId="680D9E1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3CF1" w14:textId="7DD212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6D5AC" w14:textId="6E6AFF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4,606,335.97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00571" w14:textId="152A8E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DB7B6" w14:textId="19A734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88.87%</w:t>
            </w:r>
          </w:p>
        </w:tc>
      </w:tr>
      <w:tr w:rsidR="00E15195" w14:paraId="0653B9C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7353E" w14:textId="738856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77A6" w14:textId="5976A96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4,461,592.66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D2FA" w14:textId="101E5C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E9915" w14:textId="4AEB6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90.09%</w:t>
            </w:r>
          </w:p>
        </w:tc>
      </w:tr>
      <w:tr w:rsidR="00E15195" w14:paraId="58E386E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B10EF" w14:textId="7A7447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59484" w14:textId="661CFA2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4,129,593.66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F50D1" w14:textId="56E812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C12A1" w14:textId="1A6491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91.22%</w:t>
            </w:r>
          </w:p>
        </w:tc>
      </w:tr>
      <w:tr w:rsidR="00E15195" w14:paraId="1FD809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A17CB" w14:textId="05C995C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F871D" w14:textId="7A10DF0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4,025,389.12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823" w14:textId="4754AD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BDD3" w14:textId="1ACB2E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92.33%</w:t>
            </w:r>
          </w:p>
        </w:tc>
      </w:tr>
      <w:tr w:rsidR="00E15195" w14:paraId="1B44FF5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B9B3" w14:textId="72AD181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4EBAE" w14:textId="0480A36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3,898,351.05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26261" w14:textId="2D604BF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4F9EF" w14:textId="0574188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93.39%</w:t>
            </w:r>
          </w:p>
        </w:tc>
      </w:tr>
      <w:tr w:rsidR="00E15195" w14:paraId="2AFC78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5A62B" w14:textId="5191BB7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4A47A" w14:textId="0E866E4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3,660,713.31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6A287" w14:textId="4B9045D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5F673" w14:textId="5EB1902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94.39%</w:t>
            </w:r>
          </w:p>
        </w:tc>
      </w:tr>
      <w:tr w:rsidR="00E15195" w14:paraId="7C88CBF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FBD47" w14:textId="7476F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D1A7F" w14:textId="44F99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3,571,958.57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E3B79" w14:textId="1A7AC6C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C79C9" w14:textId="6A76943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95.37%</w:t>
            </w:r>
          </w:p>
        </w:tc>
      </w:tr>
      <w:tr w:rsidR="00E15195" w14:paraId="7060385E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69D0D" w14:textId="468EEF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3C42E" w14:textId="556251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3,482,186.33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9E4FD" w14:textId="042F48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2944D" w14:textId="4384F90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96.33%</w:t>
            </w:r>
          </w:p>
        </w:tc>
      </w:tr>
      <w:tr w:rsidR="00E15195" w14:paraId="6691A31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F6BA7" w14:textId="13C2B4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C91A" w14:textId="226EF65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2,553,970.63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C9F59" w14:textId="69AA16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9D5F4" w14:textId="49BB4F7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97.03%</w:t>
            </w:r>
          </w:p>
        </w:tc>
      </w:tr>
      <w:tr w:rsidR="00E15195" w14:paraId="599B9F1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AA50F" w14:textId="7B9F535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B2C62" w14:textId="5D8448A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2,325,690.22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26FDC" w14:textId="082701C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A36F8" w14:textId="52997E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97.66%</w:t>
            </w:r>
          </w:p>
        </w:tc>
      </w:tr>
      <w:tr w:rsidR="00E15195" w14:paraId="1DA074D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2E469" w14:textId="742FF0B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16CAF" w14:textId="3A21778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1,962,984.89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33590" w14:textId="096205A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AB3CD" w14:textId="173DED0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98.20%</w:t>
            </w:r>
          </w:p>
        </w:tc>
      </w:tr>
      <w:tr w:rsidR="00E15195" w14:paraId="05775CA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E82B8" w14:textId="2A7F0DD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98BEF" w14:textId="32A2D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1,957,244.18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A276B" w14:textId="10BF9C5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6F450" w14:textId="32E1B9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98.74%</w:t>
            </w:r>
          </w:p>
        </w:tc>
      </w:tr>
      <w:tr w:rsidR="00E15195" w14:paraId="19DACAA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975D6" w14:textId="0A27F64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A7B6C" w14:textId="76B4BF6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1,839,886.34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D8832" w14:textId="795234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EB537" w14:textId="165CB10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99.24%</w:t>
            </w:r>
          </w:p>
        </w:tc>
      </w:tr>
      <w:tr w:rsidR="00E15195" w14:paraId="416D824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D7A66" w14:textId="7E7D41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DA66C" w14:textId="2A0DACF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762,205.88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65160" w14:textId="7CB3905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CCF68" w14:textId="1585FEB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99.45%</w:t>
            </w:r>
          </w:p>
        </w:tc>
      </w:tr>
      <w:tr w:rsidR="00E15195" w14:paraId="2DC95E9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AB74E" w14:textId="1C228EE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6EDF2" w14:textId="369363D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625,953.10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3491D" w14:textId="266682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89C1B" w14:textId="4071A8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99.62%</w:t>
            </w:r>
          </w:p>
        </w:tc>
      </w:tr>
      <w:tr w:rsidR="00E15195" w14:paraId="493DE6A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FD70D" w14:textId="2E8854D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9DDAC" w14:textId="12B1E6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529,497.31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9E20E" w14:textId="74E87C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2135E" w14:textId="65E7AF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</w:tr>
      <w:tr w:rsidR="00E15195" w14:paraId="0DF068A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63E8D" w14:textId="7384C22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A95AA" w14:textId="50DC0E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389,387.28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C90EB" w14:textId="390F89F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0725E" w14:textId="659B253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</w:tr>
      <w:tr w:rsidR="00E15195" w14:paraId="1C3649F8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C773C" w14:textId="603DB89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71017" w14:textId="1834356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237,025.64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10D48" w14:textId="67A11BD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77592" w14:textId="3A0318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99.94%</w:t>
            </w:r>
          </w:p>
        </w:tc>
      </w:tr>
      <w:tr w:rsidR="00E15195" w14:paraId="4E91C2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06018" w14:textId="0FF8F0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370FB" w14:textId="69B0F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144,525.86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2151E" w14:textId="473B8FF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0E1C2" w14:textId="5211F31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E15195" w14:paraId="1808AA2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7CE42" w14:textId="054656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08367" w14:textId="6605BF2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88,392.64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E06EB" w14:textId="7EA4906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C52FF" w14:textId="7111ED0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9B15D2F" w14:textId="161739A3" w:rsidR="008527A6" w:rsidRDefault="009531F2" w:rsidP="00006C6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40ADCF6" wp14:editId="02BE55BD">
            <wp:extent cx="5274310" cy="3999865"/>
            <wp:effectExtent l="0" t="0" r="2540" b="63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《梦想世界（端游）》—各地区充值总金额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充值消耗比变化率盒须图</w:t>
      </w:r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《梦想世界（端游）》—充值消耗比变化率盒须图</w:t>
      </w:r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9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9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多益网络于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（端游）》；之后，多益网络于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我们将上述三款游戏一同作为《神武系列（端游）》进行数据分析，并于月份轴以不同颜色进行区分。</w:t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68A3F20F" w:rsidR="008527A6" w:rsidRPr="00B81597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的月变化趋势进行了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 w:rsidRPr="007A1DF2">
        <w:rPr>
          <w:rFonts w:hint="eastAsia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 w:rsidRPr="007A1DF2">
        <w:rPr>
          <w:rFonts w:hint="eastAsia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到了更多学生用户的下载</w:t>
      </w:r>
      <w:r w:rsidR="00B81597"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r w:rsidRPr="00A93D98">
        <w:rPr>
          <w:rFonts w:hint="eastAsia"/>
        </w:rPr>
        <w:t>非效果类广告比例增大，付费转化有所下降。</w:t>
      </w:r>
      <w:commentRangeStart w:id="10"/>
      <w:r w:rsidR="00B81597" w:rsidRPr="00A93D98">
        <w:rPr>
          <w:rFonts w:hint="eastAsia"/>
        </w:rPr>
        <w:t>2018</w:t>
      </w:r>
      <w:r w:rsidR="00B81597" w:rsidRPr="00A93D98">
        <w:rPr>
          <w:rFonts w:hint="eastAsia"/>
        </w:rPr>
        <w:t>年</w:t>
      </w:r>
      <w:r w:rsidR="00B81597" w:rsidRPr="00A93D98">
        <w:rPr>
          <w:rFonts w:hint="eastAsia"/>
        </w:rPr>
        <w:t>3</w:t>
      </w:r>
      <w:r w:rsidR="00B81597" w:rsidRPr="00A93D98">
        <w:rPr>
          <w:rFonts w:hint="eastAsia"/>
        </w:rPr>
        <w:t>月推</w:t>
      </w:r>
      <w:r w:rsidR="00B81597" w:rsidRPr="00A93D98">
        <w:rPr>
          <w:rFonts w:hint="eastAsia"/>
        </w:rPr>
        <w:lastRenderedPageBreak/>
        <w:t>出</w:t>
      </w:r>
      <w:r w:rsidR="003457F6">
        <w:rPr>
          <w:rFonts w:hint="eastAsia"/>
        </w:rPr>
        <w:t>了</w:t>
      </w:r>
      <w:r w:rsidR="00B81597" w:rsidRPr="00A93D98">
        <w:rPr>
          <w:rFonts w:hint="eastAsia"/>
        </w:rPr>
        <w:t>新玩法及活动，并相应增加了该月广告投放，从而推高了月新增注册用户数与主网页浏览量。</w:t>
      </w:r>
      <w:commentRangeEnd w:id="10"/>
      <w:r w:rsidR="00B81597" w:rsidRPr="00A93D98">
        <w:commentReference w:id="10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535FAC1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付费转化率变化率盒须图</w:t>
      </w:r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 w:rsidR="003A1D77">
        <w:rPr>
          <w:rFonts w:hint="eastAsia"/>
        </w:rPr>
        <w:t>与</w:t>
      </w:r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月有较多刺激消费点的活动，如开学季活动、全明星排位赛、新资料片发布等</w:t>
      </w:r>
      <w:r w:rsidR="003A1D77">
        <w:rPr>
          <w:rFonts w:hint="eastAsia"/>
        </w:rPr>
        <w:t>，</w:t>
      </w:r>
      <w:commentRangeStart w:id="11"/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commentRangeEnd w:id="11"/>
      <w:r w:rsidR="003A1D77">
        <w:rPr>
          <w:rStyle w:val="a9"/>
        </w:rPr>
        <w:commentReference w:id="11"/>
      </w:r>
      <w:r w:rsidR="003A1D77">
        <w:rPr>
          <w:rFonts w:hint="eastAsia"/>
        </w:rPr>
        <w:t>XXXX</w:t>
      </w:r>
      <w:r>
        <w:rPr>
          <w:rFonts w:hint="eastAsia"/>
        </w:rPr>
        <w:t>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《神武系列（端游）》—付费转化率变化率盒须图</w:t>
      </w:r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）月付费转化率、月付费账户数、月活跃账户数分析</w:t>
      </w:r>
    </w:p>
    <w:p w14:paraId="70CD8623" w14:textId="06F01BF1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月付费转化率、月付费账户数、月活跃账户数的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r w:rsidR="003F6AA3">
        <w:t>月活跃</w:t>
      </w:r>
      <w:r w:rsidR="003F6AA3">
        <w:rPr>
          <w:rFonts w:hint="eastAsia"/>
        </w:rPr>
        <w:t>账户</w:t>
      </w:r>
      <w:r>
        <w:t>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r>
        <w:t>内月活跃</w:t>
      </w:r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 w:rsidR="002D0937">
        <w:t>变动趋势</w:t>
      </w:r>
      <w:r>
        <w:rPr>
          <w:rFonts w:hint="eastAsia"/>
        </w:rPr>
        <w:t>。</w:t>
      </w:r>
      <w:commentRangeStart w:id="12"/>
      <w:r w:rsidR="002D0937">
        <w:rPr>
          <w:rFonts w:hint="eastAsia"/>
        </w:rPr>
        <w:t>《神武</w:t>
      </w:r>
      <w:r w:rsidR="002D0937">
        <w:t>系列（</w:t>
      </w:r>
      <w:r w:rsidR="002D0937">
        <w:rPr>
          <w:rFonts w:hint="eastAsia"/>
        </w:rPr>
        <w:t>端游</w:t>
      </w:r>
      <w:r w:rsidR="002D0937">
        <w:t>）</w:t>
      </w:r>
      <w:r w:rsidR="002D0937">
        <w:rPr>
          <w:rFonts w:hint="eastAsia"/>
        </w:rPr>
        <w:t>》于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月开放</w:t>
      </w:r>
      <w:r w:rsidR="002B49E9" w:rsidRPr="002B49E9">
        <w:rPr>
          <w:rFonts w:hint="eastAsia"/>
        </w:rPr>
        <w:t>130</w:t>
      </w:r>
      <w:r w:rsidR="002B49E9" w:rsidRPr="002B49E9">
        <w:rPr>
          <w:rFonts w:hint="eastAsia"/>
        </w:rPr>
        <w:t>级装备，并于</w:t>
      </w:r>
      <w:r w:rsidR="002B49E9" w:rsidRPr="002B49E9">
        <w:rPr>
          <w:rFonts w:hint="eastAsia"/>
        </w:rPr>
        <w:t>3</w:t>
      </w:r>
      <w:r w:rsidR="002B49E9" w:rsidRPr="002B49E9">
        <w:rPr>
          <w:rFonts w:hint="eastAsia"/>
        </w:rPr>
        <w:t>月</w:t>
      </w:r>
      <w:r w:rsidR="002B49E9" w:rsidRPr="002B49E9">
        <w:rPr>
          <w:rFonts w:hint="eastAsia"/>
        </w:rPr>
        <w:t>31</w:t>
      </w:r>
      <w:r w:rsidR="002B49E9" w:rsidRPr="002B49E9">
        <w:rPr>
          <w:rFonts w:hint="eastAsia"/>
        </w:rPr>
        <w:t>日推出新资料片，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月上线全新</w:t>
      </w:r>
      <w:r w:rsidR="002B49E9" w:rsidRPr="002B49E9">
        <w:rPr>
          <w:rFonts w:hint="eastAsia"/>
        </w:rPr>
        <w:t>120</w:t>
      </w:r>
      <w:r w:rsidR="002B49E9" w:rsidRPr="002B49E9">
        <w:rPr>
          <w:rFonts w:hint="eastAsia"/>
        </w:rPr>
        <w:t>级副本，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月推出暑期活动，导致</w:t>
      </w:r>
      <w:r w:rsidR="002B49E9" w:rsidRPr="002B49E9">
        <w:rPr>
          <w:rFonts w:hint="eastAsia"/>
        </w:rPr>
        <w:t>2017</w:t>
      </w:r>
      <w:r w:rsidR="002B49E9" w:rsidRPr="002B49E9">
        <w:rPr>
          <w:rFonts w:hint="eastAsia"/>
        </w:rPr>
        <w:t>年</w:t>
      </w:r>
      <w:r w:rsidR="002B49E9" w:rsidRPr="002B49E9">
        <w:rPr>
          <w:rFonts w:hint="eastAsia"/>
        </w:rPr>
        <w:t>4</w:t>
      </w:r>
      <w:r w:rsidR="002B49E9" w:rsidRPr="002B49E9">
        <w:rPr>
          <w:rFonts w:hint="eastAsia"/>
        </w:rPr>
        <w:t>月</w:t>
      </w:r>
      <w:r w:rsidR="002D0937">
        <w:rPr>
          <w:rFonts w:hint="eastAsia"/>
        </w:rPr>
        <w:t>至</w:t>
      </w:r>
      <w:r w:rsidR="002B49E9" w:rsidRPr="002B49E9">
        <w:rPr>
          <w:rFonts w:hint="eastAsia"/>
        </w:rPr>
        <w:t>7</w:t>
      </w:r>
      <w:r w:rsidR="002B49E9" w:rsidRPr="002B49E9">
        <w:rPr>
          <w:rFonts w:hint="eastAsia"/>
        </w:rPr>
        <w:t>月</w:t>
      </w:r>
      <w:r w:rsidR="003F6AA3">
        <w:rPr>
          <w:rFonts w:hint="eastAsia"/>
        </w:rPr>
        <w:t>月活跃账户</w:t>
      </w:r>
      <w:r w:rsidR="002D0937">
        <w:rPr>
          <w:rFonts w:hint="eastAsia"/>
        </w:rPr>
        <w:t>数</w:t>
      </w:r>
      <w:r w:rsidR="002B49E9" w:rsidRPr="002B49E9">
        <w:rPr>
          <w:rFonts w:hint="eastAsia"/>
        </w:rPr>
        <w:t>上升</w:t>
      </w:r>
      <w:r w:rsidR="002D0937">
        <w:rPr>
          <w:rFonts w:hint="eastAsia"/>
        </w:rPr>
        <w:t>。</w:t>
      </w:r>
      <w:commentRangeEnd w:id="12"/>
      <w:r w:rsidR="002D0937">
        <w:rPr>
          <w:rStyle w:val="a9"/>
        </w:rPr>
        <w:commentReference w:id="12"/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《神武系列（端游）》—月付费转化率、月付费账户数、月活跃账户数分月变化趋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3EE651D1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r>
        <w:rPr>
          <w:rFonts w:hint="eastAsia"/>
        </w:rPr>
        <w:t>值盒须图</w:t>
      </w:r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 w:rsidR="003A1D77" w:rsidRPr="003A1D77">
        <w:rPr>
          <w:rFonts w:hint="eastAsia"/>
        </w:rPr>
        <w:t>ARPU</w:t>
      </w:r>
      <w:r w:rsidR="003A1D77">
        <w:rPr>
          <w:rFonts w:hint="eastAsia"/>
        </w:rPr>
        <w:t>值变化率均落在区间内，变化较为集中，未发现明显异常</w:t>
      </w:r>
      <w:r>
        <w:t>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值变化率盒须图</w:t>
      </w:r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140CFCAB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变化率盒须图</w:t>
      </w:r>
      <w:r>
        <w:t>，对充值金额变化率进行分</w:t>
      </w:r>
      <w:r>
        <w:lastRenderedPageBreak/>
        <w:t>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 w:rsidR="003A1D77">
        <w:rPr>
          <w:rFonts w:hint="eastAsia"/>
        </w:rPr>
        <w:t>变化较为集中，</w:t>
      </w:r>
      <w:r>
        <w:t>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金额变化率</w:t>
      </w:r>
      <w:r>
        <w:rPr>
          <w:rFonts w:hint="eastAsia"/>
          <w:sz w:val="21"/>
        </w:rPr>
        <w:t>盒须图</w:t>
      </w:r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值、系统内充值金额、月活跃账户数分析</w:t>
      </w:r>
    </w:p>
    <w:p w14:paraId="02337672" w14:textId="0074B338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 w:rsidR="008545FC" w:rsidRPr="008545FC">
        <w:rPr>
          <w:rFonts w:hint="eastAsia"/>
        </w:rPr>
        <w:t>发现《神武系列（端游）》</w:t>
      </w:r>
      <w:r w:rsidR="008545FC">
        <w:rPr>
          <w:rFonts w:hint="eastAsia"/>
        </w:rPr>
        <w:t>AR</w:t>
      </w:r>
      <w:r w:rsidR="008545FC" w:rsidRPr="008545FC">
        <w:rPr>
          <w:rFonts w:hint="eastAsia"/>
        </w:rPr>
        <w:t>PU</w:t>
      </w:r>
      <w:r w:rsidR="008545FC" w:rsidRPr="008545FC">
        <w:rPr>
          <w:rFonts w:hint="eastAsia"/>
        </w:rPr>
        <w:t>值在报告期内缓步上升，月</w:t>
      </w:r>
      <w:r w:rsidR="007B487D">
        <w:rPr>
          <w:rFonts w:hint="eastAsia"/>
        </w:rPr>
        <w:t>活跃</w:t>
      </w:r>
      <w:r w:rsidR="003F6AA3">
        <w:rPr>
          <w:rFonts w:hint="eastAsia"/>
        </w:rPr>
        <w:t>账户数与系统内充值金额的变动趋势基本一致。</w:t>
      </w:r>
      <w:r w:rsidR="003F6AA3" w:rsidRPr="007B487D">
        <w:rPr>
          <w:rFonts w:hint="eastAsia"/>
        </w:rPr>
        <w:t>2018</w:t>
      </w:r>
      <w:r w:rsidR="003F6AA3" w:rsidRPr="007B487D">
        <w:rPr>
          <w:rFonts w:hint="eastAsia"/>
        </w:rPr>
        <w:t>年</w:t>
      </w:r>
      <w:r w:rsidR="003F6AA3" w:rsidRPr="007B487D">
        <w:rPr>
          <w:rFonts w:hint="eastAsia"/>
        </w:rPr>
        <w:t>3</w:t>
      </w:r>
      <w:r w:rsidR="003F6AA3" w:rsidRPr="007B487D">
        <w:rPr>
          <w:rFonts w:hint="eastAsia"/>
        </w:rPr>
        <w:t>月</w:t>
      </w:r>
      <w:r w:rsidR="003F6AA3">
        <w:rPr>
          <w:rFonts w:hint="eastAsia"/>
        </w:rPr>
        <w:t>，</w:t>
      </w:r>
      <w:commentRangeStart w:id="13"/>
      <w:r w:rsidR="007B487D" w:rsidRPr="007B487D">
        <w:rPr>
          <w:rFonts w:hint="eastAsia"/>
        </w:rPr>
        <w:t>《</w:t>
      </w:r>
      <w:r w:rsidR="003F6AA3">
        <w:rPr>
          <w:rFonts w:hint="eastAsia"/>
        </w:rPr>
        <w:t>神武系列（端游）》</w:t>
      </w:r>
      <w:r w:rsidR="007B487D" w:rsidRPr="007B487D">
        <w:rPr>
          <w:rFonts w:hint="eastAsia"/>
        </w:rPr>
        <w:t>推出门派、宠物、驭兽、特技、阵法、魂技系列技能调整；老玩家回归活动；财运祝福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；元宵节活动；转门派、重置属性点限时半价等众多刺激玩家付费的玩法及活动，导致</w:t>
      </w:r>
      <w:r w:rsidR="003F6AA3">
        <w:rPr>
          <w:rFonts w:hint="eastAsia"/>
        </w:rPr>
        <w:t>该月</w:t>
      </w:r>
      <w:r w:rsidR="007B487D">
        <w:rPr>
          <w:rFonts w:hint="eastAsia"/>
        </w:rPr>
        <w:t>AR</w:t>
      </w:r>
      <w:r w:rsidR="007B487D" w:rsidRPr="007B487D">
        <w:rPr>
          <w:rFonts w:hint="eastAsia"/>
        </w:rPr>
        <w:t>PU</w:t>
      </w:r>
      <w:r w:rsidR="007B487D" w:rsidRPr="007B487D">
        <w:rPr>
          <w:rFonts w:hint="eastAsia"/>
        </w:rPr>
        <w:t>值与系统内充值金额达到顶峰。</w:t>
      </w:r>
      <w:commentRangeEnd w:id="13"/>
      <w:r w:rsidR="007B487D">
        <w:rPr>
          <w:rStyle w:val="a9"/>
        </w:rPr>
        <w:commentReference w:id="13"/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值、系统内充值金额、月活跃账户数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2C5229F9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 w:rsidR="008545FC">
        <w:t>系统内充值金额的变动趋势基本一致</w:t>
      </w:r>
      <w:r w:rsidR="003F6AA3">
        <w:rPr>
          <w:rFonts w:hint="eastAsia"/>
        </w:rPr>
        <w:t>。</w:t>
      </w:r>
      <w:r w:rsidR="003F6AA3">
        <w:rPr>
          <w:rFonts w:ascii="仿宋" w:hAnsi="仿宋" w:cs="Calibri" w:hint="eastAsia"/>
          <w:color w:val="000000"/>
        </w:rPr>
        <w:t>2018年</w:t>
      </w:r>
      <w:r w:rsidR="003F6AA3" w:rsidRPr="002D0937">
        <w:rPr>
          <w:rFonts w:hint="eastAsia"/>
        </w:rPr>
        <w:t>3</w:t>
      </w:r>
      <w:r w:rsidR="003F6AA3" w:rsidRPr="002D0937">
        <w:rPr>
          <w:rFonts w:hint="eastAsia"/>
        </w:rPr>
        <w:t>月</w:t>
      </w:r>
      <w:r w:rsidR="003F6AA3">
        <w:rPr>
          <w:rFonts w:hint="eastAsia"/>
        </w:rPr>
        <w:t>，</w:t>
      </w:r>
      <w:commentRangeStart w:id="14"/>
      <w:r w:rsidR="008545FC">
        <w:rPr>
          <w:rFonts w:ascii="仿宋" w:hAnsi="仿宋" w:cs="Calibri" w:hint="eastAsia"/>
          <w:color w:val="000000"/>
        </w:rPr>
        <w:t>《</w:t>
      </w:r>
      <w:r w:rsidR="003F6AA3">
        <w:rPr>
          <w:rFonts w:ascii="仿宋" w:hAnsi="仿宋" w:cs="Calibri" w:hint="eastAsia"/>
          <w:color w:val="000000"/>
        </w:rPr>
        <w:t>神武系列（端游）》</w:t>
      </w:r>
      <w:r w:rsidR="002D0937" w:rsidRPr="002D0937">
        <w:rPr>
          <w:rFonts w:hint="eastAsia"/>
        </w:rPr>
        <w:t>推出门派、宠物、驭兽、特技、阵法、魂技系列技能调整；老玩家回归活动；财运祝福</w:t>
      </w:r>
      <w:r w:rsidR="002D0937" w:rsidRPr="002D0937">
        <w:rPr>
          <w:rFonts w:hint="eastAsia"/>
        </w:rPr>
        <w:t>BUFF</w:t>
      </w:r>
      <w:r w:rsidR="002D0937" w:rsidRPr="002D0937">
        <w:rPr>
          <w:rFonts w:hint="eastAsia"/>
        </w:rPr>
        <w:t>；元宵节活动；转门派、重置属性点限时半价等众多刺激玩家付费的玩法及活动，导致</w:t>
      </w:r>
      <w:r w:rsidR="003F6AA3">
        <w:rPr>
          <w:rFonts w:hint="eastAsia"/>
        </w:rPr>
        <w:t>该月</w:t>
      </w:r>
      <w:r w:rsidR="002D0937" w:rsidRPr="002D0937">
        <w:rPr>
          <w:rFonts w:hint="eastAsia"/>
        </w:rPr>
        <w:t>ARPPU</w:t>
      </w:r>
      <w:r w:rsidR="002D0937" w:rsidRPr="002D0937">
        <w:rPr>
          <w:rFonts w:hint="eastAsia"/>
        </w:rPr>
        <w:t>值与</w:t>
      </w:r>
      <w:r w:rsidR="008545FC">
        <w:rPr>
          <w:rFonts w:hint="eastAsia"/>
        </w:rPr>
        <w:t>系统</w:t>
      </w:r>
      <w:r w:rsidR="008545FC">
        <w:t>内</w:t>
      </w:r>
      <w:r w:rsidR="002D0937" w:rsidRPr="002D0937">
        <w:rPr>
          <w:rFonts w:hint="eastAsia"/>
        </w:rPr>
        <w:t>充值金额达到顶峰</w:t>
      </w:r>
      <w:r w:rsidR="008545FC">
        <w:rPr>
          <w:rFonts w:hint="eastAsia"/>
        </w:rPr>
        <w:t>。</w:t>
      </w:r>
      <w:commentRangeEnd w:id="14"/>
      <w:r w:rsidR="008545FC">
        <w:rPr>
          <w:rStyle w:val="a9"/>
        </w:rPr>
        <w:commentReference w:id="14"/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lastRenderedPageBreak/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）月活跃账户数、月新增注册账户数、月付费账户数、月新增付费账户数分析</w:t>
      </w:r>
    </w:p>
    <w:p w14:paraId="6323EA64" w14:textId="30A5ED39" w:rsidR="008527A6" w:rsidRPr="00653ED9" w:rsidRDefault="008527A6" w:rsidP="008527A6">
      <w:pPr>
        <w:ind w:firstLine="480"/>
      </w:pPr>
      <w:r>
        <w:rPr>
          <w:rFonts w:hint="eastAsia"/>
        </w:rPr>
        <w:t>我们对月活跃账户数、月新增注册账户数、月付费账户数、月新增付费账户数变化趋势进行了对比分析，发现月新增注册账户数于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</w:t>
      </w:r>
      <w:r w:rsidR="005772E4">
        <w:t>8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月回落，</w:t>
      </w:r>
      <w:r w:rsidR="005772E4">
        <w:rPr>
          <w:rFonts w:hint="eastAsia"/>
        </w:rPr>
        <w:t>2018</w:t>
      </w:r>
      <w:r w:rsidR="005772E4">
        <w:rPr>
          <w:rFonts w:hint="eastAsia"/>
        </w:rPr>
        <w:t>年</w:t>
      </w:r>
      <w:r w:rsidR="005772E4">
        <w:rPr>
          <w:rFonts w:hint="eastAsia"/>
        </w:rPr>
        <w:t>3</w:t>
      </w:r>
      <w:r w:rsidR="005772E4">
        <w:rPr>
          <w:rFonts w:hint="eastAsia"/>
        </w:rPr>
        <w:t>月</w:t>
      </w:r>
      <w:r w:rsidR="00221AD2">
        <w:rPr>
          <w:rFonts w:hint="eastAsia"/>
        </w:rPr>
        <w:t>显著</w:t>
      </w:r>
      <w:r w:rsidR="00221AD2">
        <w:t>上升，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年注册账户数增多，付费账户数未增加的主要原因是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  <w:commentRangeStart w:id="15"/>
      <w:r w:rsidR="005772E4" w:rsidRPr="005772E4">
        <w:rPr>
          <w:rFonts w:hint="eastAsia"/>
        </w:rPr>
        <w:t>2018</w:t>
      </w:r>
      <w:r w:rsidR="005772E4" w:rsidRPr="005772E4">
        <w:rPr>
          <w:rFonts w:hint="eastAsia"/>
        </w:rPr>
        <w:t>年</w:t>
      </w:r>
      <w:r w:rsidR="005772E4" w:rsidRPr="005772E4">
        <w:rPr>
          <w:rFonts w:hint="eastAsia"/>
        </w:rPr>
        <w:t>3</w:t>
      </w:r>
      <w:r w:rsidR="005772E4" w:rsidRPr="005772E4">
        <w:rPr>
          <w:rFonts w:hint="eastAsia"/>
        </w:rPr>
        <w:t>月《神武系列（端游）》推出新玩法及活动，并相应增加了该月广告投放，从而推高了月新增注册用户数</w:t>
      </w:r>
      <w:commentRangeEnd w:id="15"/>
      <w:r w:rsidR="005772E4">
        <w:rPr>
          <w:rFonts w:hint="eastAsia"/>
        </w:rPr>
        <w:t>。</w:t>
      </w:r>
      <w:r w:rsidR="005772E4">
        <w:rPr>
          <w:rStyle w:val="a9"/>
        </w:rPr>
        <w:commentReference w:id="15"/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《神武系列（端游）》—月活跃账户数、月新增注册账户数、月付费账户数、月新增付费账户数变化趋势图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16"/>
      <w:r w:rsidRPr="00771E0E">
        <w:rPr>
          <w:rFonts w:hint="eastAsia"/>
        </w:rPr>
        <w:t>月留存率、新增注册账户数分析</w:t>
      </w:r>
      <w:commentRangeEnd w:id="16"/>
      <w:r w:rsidR="00DA2468">
        <w:rPr>
          <w:rStyle w:val="a9"/>
        </w:rPr>
        <w:commentReference w:id="16"/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078752FC" w:rsidR="008C2385" w:rsidRDefault="00DA2468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D8732A2" wp14:editId="0E97FB68">
            <wp:extent cx="5274310" cy="26219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r>
        <w:rPr>
          <w:rFonts w:hint="eastAsia"/>
          <w:color w:val="000000"/>
          <w:sz w:val="23"/>
          <w:szCs w:val="23"/>
        </w:rPr>
        <w:t>非效果类广告比例增大，付费转化有所下降，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526CD00D" w:rsidR="008527A6" w:rsidRDefault="008527A6" w:rsidP="008527A6">
      <w:pPr>
        <w:ind w:firstLine="480"/>
      </w:pPr>
      <w:r>
        <w:rPr>
          <w:rFonts w:hint="eastAsia"/>
        </w:rPr>
        <w:lastRenderedPageBreak/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</w:t>
      </w:r>
      <w:r w:rsidR="00F66616">
        <w:t>8</w:t>
      </w:r>
      <w:r>
        <w:rPr>
          <w:rFonts w:hint="eastAsia"/>
        </w:rPr>
        <w:t>年</w:t>
      </w:r>
      <w:r w:rsidR="00F66616">
        <w:t>3</w:t>
      </w:r>
      <w:r>
        <w:rPr>
          <w:rFonts w:hint="eastAsia"/>
        </w:rPr>
        <w:t>月平均单次充值金额较高，</w:t>
      </w:r>
      <w:r w:rsidR="00D33EE9">
        <w:rPr>
          <w:rFonts w:hint="eastAsia"/>
        </w:rPr>
        <w:t>超过</w:t>
      </w:r>
      <w:r w:rsidR="00D33EE9">
        <w:rPr>
          <w:rFonts w:hint="eastAsia"/>
        </w:rPr>
        <w:t>15</w:t>
      </w:r>
      <w:r>
        <w:rPr>
          <w:rFonts w:hint="eastAsia"/>
        </w:rPr>
        <w:t>0</w:t>
      </w:r>
      <w:r w:rsidR="007B487D">
        <w:rPr>
          <w:rFonts w:hint="eastAsia"/>
        </w:rPr>
        <w:t>元。</w:t>
      </w:r>
      <w:commentRangeStart w:id="17"/>
      <w:r>
        <w:rPr>
          <w:rFonts w:hint="eastAsia"/>
        </w:rPr>
        <w:t>我们了解到</w:t>
      </w:r>
      <w:r>
        <w:rPr>
          <w:rFonts w:hint="eastAsia"/>
        </w:rPr>
        <w:t>201</w:t>
      </w:r>
      <w:r w:rsidR="00D33EE9">
        <w:t>8</w:t>
      </w:r>
      <w:r>
        <w:rPr>
          <w:rFonts w:hint="eastAsia"/>
        </w:rPr>
        <w:t>年</w:t>
      </w:r>
      <w:r w:rsidR="00D33EE9">
        <w:t>3</w:t>
      </w:r>
      <w:r>
        <w:rPr>
          <w:rFonts w:hint="eastAsia"/>
        </w:rPr>
        <w:t>月</w:t>
      </w:r>
      <w:r w:rsidR="007B487D" w:rsidRPr="007B487D">
        <w:rPr>
          <w:rFonts w:hint="eastAsia"/>
        </w:rPr>
        <w:t>单次充值金额较高的主要原因系</w:t>
      </w:r>
      <w:r w:rsidR="007B487D">
        <w:rPr>
          <w:rFonts w:ascii="仿宋" w:hAnsi="仿宋" w:cs="Calibri" w:hint="eastAsia"/>
          <w:color w:val="000000"/>
        </w:rPr>
        <w:t>《神武系列（端游）》</w:t>
      </w:r>
      <w:r w:rsidR="007B487D" w:rsidRPr="007B487D">
        <w:rPr>
          <w:rFonts w:hint="eastAsia"/>
        </w:rPr>
        <w:t>推出限时财运祝福</w:t>
      </w:r>
      <w:r w:rsidR="007B487D" w:rsidRPr="007B487D">
        <w:rPr>
          <w:rFonts w:hint="eastAsia"/>
        </w:rPr>
        <w:t>BUFF</w:t>
      </w:r>
      <w:r w:rsidR="007B487D" w:rsidRPr="007B487D">
        <w:rPr>
          <w:rFonts w:hint="eastAsia"/>
        </w:rPr>
        <w:t>活</w:t>
      </w:r>
      <w:r w:rsidR="007B487D">
        <w:rPr>
          <w:rFonts w:hint="eastAsia"/>
        </w:rPr>
        <w:t>动，充值附赠一定金币（每个玩家只有一次机会），刺激</w:t>
      </w:r>
      <w:r w:rsidR="009D46A8">
        <w:rPr>
          <w:rFonts w:hint="eastAsia"/>
        </w:rPr>
        <w:t>了</w:t>
      </w:r>
      <w:r w:rsidR="007B487D">
        <w:rPr>
          <w:rFonts w:hint="eastAsia"/>
        </w:rPr>
        <w:t>玩家大额付费</w:t>
      </w:r>
      <w:r>
        <w:rPr>
          <w:rFonts w:hint="eastAsia"/>
        </w:rPr>
        <w:t>。</w:t>
      </w:r>
      <w:commentRangeEnd w:id="17"/>
      <w:r w:rsidR="00B81597">
        <w:rPr>
          <w:rStyle w:val="a9"/>
        </w:rPr>
        <w:commentReference w:id="17"/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《神武系列（端游）》—系统内充值金额与财务确认收入金额月变化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4589D0E9" w14:textId="247D060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</w:t>
      </w:r>
      <w:r>
        <w:rPr>
          <w:rFonts w:ascii="仿宋" w:hAnsi="仿宋" w:cs="Calibri" w:hint="eastAsia"/>
          <w:color w:val="000000"/>
        </w:rPr>
        <w:lastRenderedPageBreak/>
        <w:t>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r>
        <w:t>充值礼包会提前开售，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 w:rsidR="00D33EE9">
        <w:rPr>
          <w:rFonts w:hint="eastAsia"/>
        </w:rPr>
        <w:t>日与</w:t>
      </w:r>
      <w:r>
        <w:rPr>
          <w:rFonts w:hint="eastAsia"/>
        </w:rPr>
        <w:t>31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lastRenderedPageBreak/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05A4F01C" w14:textId="50EDA1B3" w:rsidR="00D33EE9" w:rsidRDefault="00D33EE9" w:rsidP="00D33EE9">
      <w:pPr>
        <w:ind w:firstLine="480"/>
      </w:pPr>
      <w:r>
        <w:rPr>
          <w:rFonts w:hint="eastAsia"/>
        </w:rPr>
        <w:t>我们</w:t>
      </w:r>
      <w:r>
        <w:t>对</w:t>
      </w:r>
      <w:r w:rsidR="009D46A8">
        <w:rPr>
          <w:rFonts w:hint="eastAsia"/>
        </w:rPr>
        <w:t>充值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。我们发现充值人数主要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充值人数的</w:t>
      </w:r>
      <w:r>
        <w:t>94.22%</w:t>
      </w:r>
      <w:r>
        <w:rPr>
          <w:rFonts w:hint="eastAsia"/>
        </w:rPr>
        <w:t>，占</w:t>
      </w:r>
      <w:r>
        <w:t>总充值金额的</w:t>
      </w:r>
      <w:r>
        <w:t>27.82%</w:t>
      </w:r>
      <w:r>
        <w:rPr>
          <w:rFonts w:hint="eastAsia"/>
        </w:rPr>
        <w:t>；充值</w:t>
      </w:r>
      <w:r w:rsidR="009D46A8">
        <w:t>金额主要</w:t>
      </w:r>
      <w:r w:rsidR="009D46A8">
        <w:rPr>
          <w:rFonts w:hint="eastAsia"/>
        </w:rPr>
        <w:t>分布</w:t>
      </w:r>
      <w:r>
        <w:t>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 w:rsidR="009D46A8">
        <w:rPr>
          <w:rFonts w:hint="eastAsia"/>
        </w:rPr>
        <w:t>，占总</w:t>
      </w:r>
      <w:r w:rsidR="009D46A8">
        <w:t>充值人数的</w:t>
      </w:r>
      <w:r w:rsidR="009D46A8">
        <w:t>19.19%</w:t>
      </w:r>
      <w:r w:rsidR="009D46A8">
        <w:rPr>
          <w:rFonts w:hint="eastAsia"/>
        </w:rPr>
        <w:t>，占</w:t>
      </w:r>
      <w:r w:rsidR="009D46A8">
        <w:t>总充值金额的</w:t>
      </w:r>
      <w:r w:rsidR="009D46A8">
        <w:t>51.03%</w:t>
      </w:r>
      <w:r w:rsidR="009D46A8">
        <w:rPr>
          <w:rFonts w:hint="eastAsia"/>
        </w:rPr>
        <w:t>，</w:t>
      </w:r>
      <w:r w:rsidR="009D46A8" w:rsidRPr="009D46A8">
        <w:rPr>
          <w:rFonts w:hint="eastAsia"/>
        </w:rPr>
        <w:t>同时充值金额超过</w:t>
      </w:r>
      <w:r w:rsidR="009D46A8" w:rsidRPr="009D46A8">
        <w:rPr>
          <w:rFonts w:hint="eastAsia"/>
        </w:rPr>
        <w:t>100000</w:t>
      </w:r>
      <w:r w:rsidR="009D46A8" w:rsidRPr="009D46A8">
        <w:rPr>
          <w:rFonts w:hint="eastAsia"/>
        </w:rPr>
        <w:t>元的用户占总充值人数的</w:t>
      </w:r>
      <w:r w:rsidR="009D46A8" w:rsidRPr="009D46A8">
        <w:rPr>
          <w:rFonts w:hint="eastAsia"/>
        </w:rPr>
        <w:t>0.1</w:t>
      </w:r>
      <w:r w:rsidR="009D46A8">
        <w:t>6</w:t>
      </w:r>
      <w:r w:rsidR="009D46A8" w:rsidRPr="009D46A8">
        <w:rPr>
          <w:rFonts w:hint="eastAsia"/>
        </w:rPr>
        <w:t>%</w:t>
      </w:r>
      <w:r w:rsidR="009D46A8" w:rsidRPr="009D46A8">
        <w:rPr>
          <w:rFonts w:hint="eastAsia"/>
        </w:rPr>
        <w:t>，占总充值金额的</w:t>
      </w:r>
      <w:r w:rsidR="009D46A8">
        <w:t>20.70</w:t>
      </w:r>
      <w:r w:rsidR="009D46A8" w:rsidRPr="009D46A8">
        <w:rPr>
          <w:rFonts w:hint="eastAsia"/>
        </w:rPr>
        <w:t>%</w:t>
      </w:r>
      <w:r w:rsidR="009D46A8" w:rsidRPr="009D46A8">
        <w:rPr>
          <w:rFonts w:hint="eastAsia"/>
        </w:rPr>
        <w:t>，</w:t>
      </w:r>
      <w:r>
        <w:rPr>
          <w:rFonts w:hint="eastAsia"/>
        </w:rPr>
        <w:t>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239C28D5" w14:textId="77777777" w:rsidR="00D33EE9" w:rsidRDefault="00D33EE9" w:rsidP="00D33EE9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8359" w:type="dxa"/>
        <w:jc w:val="center"/>
        <w:tblLayout w:type="fixed"/>
        <w:tblLook w:val="0000" w:firstRow="0" w:lastRow="0" w:firstColumn="0" w:lastColumn="0" w:noHBand="0" w:noVBand="0"/>
      </w:tblPr>
      <w:tblGrid>
        <w:gridCol w:w="1423"/>
        <w:gridCol w:w="982"/>
        <w:gridCol w:w="1559"/>
        <w:gridCol w:w="1134"/>
        <w:gridCol w:w="993"/>
        <w:gridCol w:w="1134"/>
        <w:gridCol w:w="1134"/>
      </w:tblGrid>
      <w:tr w:rsidR="00D33EE9" w14:paraId="03143E12" w14:textId="77777777" w:rsidTr="00984ABC">
        <w:trPr>
          <w:trHeight w:val="270"/>
          <w:tblHeader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D731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2A0FE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5458BC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0F23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7D8CFB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3A62D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9191A5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D33EE9" w14:paraId="29F8DC7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DF0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DBF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738787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4E9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26,480,427.81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AEBF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A392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FE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0E40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</w:tr>
      <w:tr w:rsidR="00D33EE9" w14:paraId="162F83F6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F86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D721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461769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DFB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112,659,441.02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0AF9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27.13%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D642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8622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3.93%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AED5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4.86%</w:t>
            </w:r>
          </w:p>
        </w:tc>
      </w:tr>
      <w:tr w:rsidR="00D33EE9" w14:paraId="6CA39D69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643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6CC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161301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473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115,134,027.40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7C6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9.48%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5421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80.01%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536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74E4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8.88%</w:t>
            </w:r>
          </w:p>
        </w:tc>
      </w:tr>
      <w:tr w:rsidR="00D33EE9" w14:paraId="02752D8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AC33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13CB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241867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27F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542,460,190.80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942B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14.21%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0BCF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94.22%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E5E5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18.94%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53C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27.82%</w:t>
            </w:r>
          </w:p>
        </w:tc>
      </w:tr>
      <w:tr w:rsidR="00D33EE9" w14:paraId="5F9C15E4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0AA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E40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3BE4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348,880,033.92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89C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D0AA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D82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12.18%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4A00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40.00%</w:t>
            </w:r>
          </w:p>
        </w:tc>
      </w:tr>
      <w:tr w:rsidR="00D33EE9" w14:paraId="0A0B388B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B4A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48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26114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99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361,458,915.59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DCF8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E167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109E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5DCF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52.63%</w:t>
            </w:r>
          </w:p>
        </w:tc>
      </w:tr>
      <w:tr w:rsidR="00D33EE9" w14:paraId="1CE2A9A5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4D82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6329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F37E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208,450,280.98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04E1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1AD6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59CA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7.28%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7D6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59.91%</w:t>
            </w:r>
          </w:p>
        </w:tc>
      </w:tr>
      <w:tr w:rsidR="00D33EE9" w14:paraId="087A6DC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2DD8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8916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EF9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145,553,648.71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E4D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B7A7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04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69B8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64.99%</w:t>
            </w:r>
          </w:p>
        </w:tc>
      </w:tr>
      <w:tr w:rsidR="00D33EE9" w14:paraId="06190621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3B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9D14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E9E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105,466,412.26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80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0F0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B4D7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650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68.67%</w:t>
            </w:r>
          </w:p>
        </w:tc>
      </w:tr>
      <w:tr w:rsidR="00D33EE9" w14:paraId="2AA56240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CDD2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C1D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9CC3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81,611,863.97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BBF1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E5A7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0D5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2.85%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C32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71.52%</w:t>
            </w:r>
          </w:p>
        </w:tc>
      </w:tr>
      <w:tr w:rsidR="00D33EE9" w14:paraId="680F485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6F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F47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1071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7D57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69,399,927.32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402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5A5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20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402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73.94%</w:t>
            </w:r>
          </w:p>
        </w:tc>
      </w:tr>
      <w:tr w:rsidR="00D33EE9" w14:paraId="62479332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7A4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B5EC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FDC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59,535,259.79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561A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060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163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200D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76.02%</w:t>
            </w:r>
          </w:p>
        </w:tc>
      </w:tr>
      <w:tr w:rsidR="00D33EE9" w14:paraId="79C834AF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C3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6D34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4134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50,109,966.13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34A8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EF36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DD3B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0375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77.77%</w:t>
            </w:r>
          </w:p>
        </w:tc>
      </w:tr>
      <w:tr w:rsidR="00D33EE9" w14:paraId="4555F9D3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A18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076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31D1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43,760,102.53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F835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FD51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DA2D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C549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79.30%</w:t>
            </w:r>
          </w:p>
        </w:tc>
      </w:tr>
      <w:tr w:rsidR="00D33EE9" w14:paraId="1C3438E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ECB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024B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2748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E603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592,744,536.48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D297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CA92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103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E544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8D615" w14:textId="77777777" w:rsidR="00D33EE9" w:rsidRDefault="00D33EE9" w:rsidP="00D33EE9">
      <w:pPr>
        <w:ind w:firstLineChars="0" w:firstLine="0"/>
        <w:rPr>
          <w:sz w:val="21"/>
        </w:rPr>
      </w:pPr>
    </w:p>
    <w:p w14:paraId="28B9B261" w14:textId="77777777" w:rsidR="00D33EE9" w:rsidRDefault="00D33EE9" w:rsidP="00D33EE9">
      <w:pPr>
        <w:ind w:firstLineChars="0" w:firstLine="0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76FD0967" wp14:editId="645EB046">
            <wp:extent cx="5274310" cy="3692769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701"/>
                    <a:stretch/>
                  </pic:blipFill>
                  <pic:spPr bwMode="auto">
                    <a:xfrm>
                      <a:off x="0" y="0"/>
                      <a:ext cx="5274310" cy="36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《神武系列（端游）》—各充值区间总人数与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充值</w:t>
      </w:r>
      <w:r>
        <w:t>方式分布</w:t>
      </w:r>
    </w:p>
    <w:p w14:paraId="1F326F98" w14:textId="56CBFB23" w:rsidR="0028415C" w:rsidRDefault="0028415C" w:rsidP="0028415C">
      <w:pPr>
        <w:ind w:firstLine="480"/>
      </w:pPr>
      <w:r>
        <w:rPr>
          <w:rFonts w:hint="eastAsia"/>
        </w:rPr>
        <w:t>我们分别统计了各充值方式的充值人数以及对应的充值人民币金额，发现充值方式主要为支付宝、微信、银联和汇付，以上四种方式的充值金额占总充值金额的</w:t>
      </w:r>
      <w:r>
        <w:rPr>
          <w:rFonts w:hint="eastAsia"/>
        </w:rPr>
        <w:t>93.</w:t>
      </w:r>
      <w:r>
        <w:t>53</w:t>
      </w:r>
      <w:r>
        <w:rPr>
          <w:rFonts w:hint="eastAsia"/>
        </w:rPr>
        <w:t>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CEFE272" w14:textId="77777777" w:rsidR="0028415C" w:rsidRDefault="0028415C" w:rsidP="0028415C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28415C" w14:paraId="2D5AD015" w14:textId="77777777" w:rsidTr="00984ABC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9CF3383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充值方式</w:t>
            </w:r>
          </w:p>
        </w:tc>
        <w:tc>
          <w:tcPr>
            <w:tcW w:w="2150" w:type="dxa"/>
            <w:shd w:val="clear" w:color="auto" w:fill="BDD6EE"/>
            <w:vAlign w:val="center"/>
          </w:tcPr>
          <w:p w14:paraId="2CF80B6C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42DAF81D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656D4E1E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8415C" w14:paraId="0DDAD35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D80C9" w14:textId="40FD924E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2599E" w14:textId="3FBD66A5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1,183,829,156.73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4B786" w14:textId="02872B49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41.34%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16134" w14:textId="50008C24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41.34%</w:t>
            </w:r>
          </w:p>
        </w:tc>
      </w:tr>
      <w:tr w:rsidR="0028415C" w14:paraId="0A2C152B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AAD70" w14:textId="50616B77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微信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C6CB1" w14:textId="644B9070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759,656,207.85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29552" w14:textId="55414372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26.53%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74E85" w14:textId="020B1E74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67.87%</w:t>
            </w:r>
          </w:p>
        </w:tc>
      </w:tr>
      <w:tr w:rsidR="0028415C" w14:paraId="6599E343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4C5B9" w14:textId="1DCE910D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21F66" w14:textId="339DD952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374,881,515.00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B7A0D" w14:textId="244419AE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13.09%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61113" w14:textId="259B466A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80.96%</w:t>
            </w:r>
          </w:p>
        </w:tc>
      </w:tr>
      <w:tr w:rsidR="0028415C" w14:paraId="0909E8A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0679E" w14:textId="1A050149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3EFEB" w14:textId="558332D7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360,115,682.90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7C3D7" w14:textId="79E87A3D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12.58%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0F528" w14:textId="179C87A0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93.53%</w:t>
            </w:r>
          </w:p>
        </w:tc>
      </w:tr>
      <w:tr w:rsidR="0028415C" w14:paraId="062B46F2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F48CD" w14:textId="3E6A7E73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8BD29" w14:textId="0F688759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144,038,772.50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D9BD1" w14:textId="5104403B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F9D89" w14:textId="2905E56A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98.56%</w:t>
            </w:r>
          </w:p>
        </w:tc>
      </w:tr>
      <w:tr w:rsidR="0028415C" w14:paraId="69BBD00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D71E7" w14:textId="218C135F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78967" w14:textId="62DBE98B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27,201,717.59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FF1021" w14:textId="4AAFEFAF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0.95%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AA86B" w14:textId="1F2631A1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99.51%</w:t>
            </w:r>
          </w:p>
        </w:tc>
      </w:tr>
      <w:tr w:rsidR="0028415C" w14:paraId="5030DCCE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8C7D4" w14:textId="266CA5A0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神武端游角色过户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6F2B2" w14:textId="6A569129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4,943,666.15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78F9" w14:textId="5B464042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2A7ED" w14:textId="1AB4034A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99.68%</w:t>
            </w:r>
          </w:p>
        </w:tc>
      </w:tr>
      <w:tr w:rsidR="0028415C" w14:paraId="0D298B4D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39D07" w14:textId="16BE0749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C1FB6" w14:textId="547C3CC1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4,827,085.50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960DC" w14:textId="02782105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5A64C" w14:textId="2B09DDF6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99.85%</w:t>
            </w:r>
          </w:p>
        </w:tc>
      </w:tr>
      <w:tr w:rsidR="0028415C" w14:paraId="7997FCA7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1CCB6" w14:textId="4F954CB3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t>点卡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71D63" w14:textId="43A57324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4,069,845.00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F2C70" w14:textId="3773A74B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8BDD8" w14:textId="07F25E98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  <w:tr w:rsidR="0028415C" w14:paraId="68394445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4962B" w14:textId="0BB5C8DF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 w:hint="eastAsia"/>
                <w:color w:val="000000"/>
                <w:kern w:val="0"/>
                <w:sz w:val="18"/>
                <w:szCs w:val="18"/>
              </w:rPr>
              <w:lastRenderedPageBreak/>
              <w:t>EBilling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1C111" w14:textId="729C70BC" w:rsidR="0028415C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141,385.50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89405" w14:textId="1DA5D457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384C5" w14:textId="28E6B501" w:rsidR="0028415C" w:rsidRPr="00141DCB" w:rsidRDefault="0028415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360DAD02" w:rsidR="008527A6" w:rsidRDefault="00D01488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B2E7F7" wp14:editId="37070996">
            <wp:extent cx="5274310" cy="3909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87" w:rsidRPr="00287287">
        <w:rPr>
          <w:noProof/>
        </w:rPr>
        <w:t xml:space="preserve"> </w:t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《神武系列（端游）》—各充值方式年人数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4D30C6" w:rsidP="008527A6">
      <w:pPr>
        <w:ind w:firstLineChars="0" w:firstLine="0"/>
        <w:jc w:val="center"/>
      </w:pPr>
      <w:r w:rsidRPr="004D30C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《神武系列（端游）》—各充值方式年</w:t>
      </w:r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23371BDA" w14:textId="77777777" w:rsidR="00984ABC" w:rsidRDefault="00984ABC" w:rsidP="00984ABC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。我们发现充值地区整体分布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的充值</w:t>
      </w:r>
      <w:r>
        <w:t>人数和充值金额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47.41%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充值地域分布表”，充值</w:t>
      </w:r>
      <w:r>
        <w:t>总金额分布情况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14343A1D" w14:textId="77777777" w:rsidR="00984ABC" w:rsidRDefault="00984ABC" w:rsidP="00984ABC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984ABC" w14:paraId="0C6BEFB6" w14:textId="77777777" w:rsidTr="00984ABC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2A61BB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9810EC6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720819E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519736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984ABC" w14:paraId="2AD0016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7D7AF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A21C1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579,631,146.31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DA00A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20.24%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1589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20.24%</w:t>
            </w:r>
          </w:p>
        </w:tc>
      </w:tr>
      <w:tr w:rsidR="00984ABC" w14:paraId="1F91B15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2ABE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899F4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396,312,071.09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6D67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F8A19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34.08%</w:t>
            </w:r>
          </w:p>
        </w:tc>
      </w:tr>
      <w:tr w:rsidR="00984ABC" w14:paraId="61D1DD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CD1F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F9A2B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381,723,195.19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A284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72E2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47.41%</w:t>
            </w:r>
          </w:p>
        </w:tc>
      </w:tr>
      <w:tr w:rsidR="00984ABC" w14:paraId="3A4A78D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9F58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CE09C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179,450,872.80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CBA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07D0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53.68%</w:t>
            </w:r>
          </w:p>
        </w:tc>
      </w:tr>
      <w:tr w:rsidR="00984ABC" w14:paraId="489FB48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AF2E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63C9E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151,766,529.24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08763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6C2E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58.98%</w:t>
            </w:r>
          </w:p>
        </w:tc>
      </w:tr>
      <w:tr w:rsidR="00984ABC" w14:paraId="1479B70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DFACF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BA786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117,026,577.46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68EB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E679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63.06%</w:t>
            </w:r>
          </w:p>
        </w:tc>
      </w:tr>
      <w:tr w:rsidR="00984ABC" w14:paraId="17098B6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0060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lastRenderedPageBreak/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30226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98,429,564.59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61E9B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0FFFF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66.50%</w:t>
            </w:r>
          </w:p>
        </w:tc>
      </w:tr>
      <w:tr w:rsidR="00984ABC" w14:paraId="7A5DC1D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5462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23E28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93,546,355.94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7708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3D4F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69.77%</w:t>
            </w:r>
          </w:p>
        </w:tc>
      </w:tr>
      <w:tr w:rsidR="00984ABC" w14:paraId="4BC32DD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3866A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7AD5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89,795,951.48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D0DA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0A19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72.90%</w:t>
            </w:r>
          </w:p>
        </w:tc>
      </w:tr>
      <w:tr w:rsidR="00984ABC" w14:paraId="1B27BE37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255D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2FC0E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74,140,890.60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C89B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C092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75.49%</w:t>
            </w:r>
          </w:p>
        </w:tc>
      </w:tr>
      <w:tr w:rsidR="00984ABC" w14:paraId="6158BE8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8FB6D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6E51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67,280,636.21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F24F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913C8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77.84%</w:t>
            </w:r>
          </w:p>
        </w:tc>
      </w:tr>
      <w:tr w:rsidR="00984ABC" w14:paraId="60EF2D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1B19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7777B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66,207,176.08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F59F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A252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80.15%</w:t>
            </w:r>
          </w:p>
        </w:tc>
      </w:tr>
      <w:tr w:rsidR="00984ABC" w14:paraId="1F50841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B9CA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6AF4F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62,977,569.08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012FD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52A9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82.35%</w:t>
            </w:r>
          </w:p>
        </w:tc>
      </w:tr>
      <w:tr w:rsidR="00984ABC" w14:paraId="473EA79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7D23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7CDB0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53,451,429.97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AA6C9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D62A8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84.22%</w:t>
            </w:r>
          </w:p>
        </w:tc>
      </w:tr>
      <w:tr w:rsidR="00984ABC" w14:paraId="3B002D0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1110B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7B920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52,197,082.17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5CA3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1B14F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86.04%</w:t>
            </w:r>
          </w:p>
        </w:tc>
      </w:tr>
      <w:tr w:rsidR="00984ABC" w14:paraId="3D7C3DDB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C7BED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AFBC8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46,267,697.65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9E27A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22C59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87.66%</w:t>
            </w:r>
          </w:p>
        </w:tc>
      </w:tr>
      <w:tr w:rsidR="00984ABC" w14:paraId="708FAF0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DC73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0357D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42,543,237.62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0D233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CEDE8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89.14%</w:t>
            </w:r>
          </w:p>
        </w:tc>
      </w:tr>
      <w:tr w:rsidR="00984ABC" w14:paraId="6E69A73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A7FE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98B2D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38,317,746.86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CF10C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3FF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90.48%</w:t>
            </w:r>
          </w:p>
        </w:tc>
      </w:tr>
      <w:tr w:rsidR="00984ABC" w14:paraId="002C62B1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0B85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C5624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33,286,187.76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184F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5A73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91.64%</w:t>
            </w:r>
          </w:p>
        </w:tc>
      </w:tr>
      <w:tr w:rsidR="00984ABC" w14:paraId="7EE8A3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2C9E3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7DC09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28,837,458.35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133F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262E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92.65%</w:t>
            </w:r>
          </w:p>
        </w:tc>
      </w:tr>
      <w:tr w:rsidR="00984ABC" w14:paraId="129FDEB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3CF8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CD94B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26,952,497.30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8B9A9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0.94%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750B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93.59%</w:t>
            </w:r>
          </w:p>
        </w:tc>
      </w:tr>
      <w:tr w:rsidR="00984ABC" w14:paraId="7B62F83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0A7D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4B3C2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26,278,157.14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0F79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714BA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94.51%</w:t>
            </w:r>
          </w:p>
        </w:tc>
      </w:tr>
      <w:tr w:rsidR="00984ABC" w14:paraId="3033F2F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A1FB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07EF0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24,202,131.01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2788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6CDDB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95.35%</w:t>
            </w:r>
          </w:p>
        </w:tc>
      </w:tr>
      <w:tr w:rsidR="00984ABC" w14:paraId="440C112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C041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56F20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24,130,941.93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4DBC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FD06F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96.20%</w:t>
            </w:r>
          </w:p>
        </w:tc>
      </w:tr>
      <w:tr w:rsidR="00984ABC" w14:paraId="16C192C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C104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8D286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20,756,105.86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1460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780B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96.92%</w:t>
            </w:r>
          </w:p>
        </w:tc>
      </w:tr>
      <w:tr w:rsidR="00984ABC" w14:paraId="474CF74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8627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5387A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19,685,370.16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49FB3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0.69%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F67C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97.61%</w:t>
            </w:r>
          </w:p>
        </w:tc>
      </w:tr>
      <w:tr w:rsidR="00984ABC" w14:paraId="0FDCC6C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79C2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DC4C8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17,871,444.06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2ED0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BB3C9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98.23%</w:t>
            </w:r>
          </w:p>
        </w:tc>
      </w:tr>
      <w:tr w:rsidR="00984ABC" w14:paraId="68CCB22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21AA4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4BA15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12,717,351.48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3A60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416D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98.68%</w:t>
            </w:r>
          </w:p>
        </w:tc>
      </w:tr>
      <w:tr w:rsidR="00984ABC" w14:paraId="2F46394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AAA81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DCC5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12,230,077.92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15D7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B6748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99.10%</w:t>
            </w:r>
          </w:p>
        </w:tc>
      </w:tr>
      <w:tr w:rsidR="00984ABC" w14:paraId="0C7959A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F557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DC04B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7,928,093.50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6DAD6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F23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99.38%</w:t>
            </w:r>
          </w:p>
        </w:tc>
      </w:tr>
      <w:tr w:rsidR="00984ABC" w14:paraId="682019D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254A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59E53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6,281,785.03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796F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7602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99.60%</w:t>
            </w:r>
          </w:p>
        </w:tc>
      </w:tr>
      <w:tr w:rsidR="00984ABC" w14:paraId="4D5D62E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B77D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131D2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3,552,387.05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12068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4E47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</w:tr>
      <w:tr w:rsidR="00984ABC" w14:paraId="7E1045A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8F2B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34CE9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3,323,175.16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73F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FA52B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</w:tr>
      <w:tr w:rsidR="00984ABC" w14:paraId="596D0C0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DDCA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60426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2,578,843.44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A02B7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7095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99.93%</w:t>
            </w:r>
          </w:p>
        </w:tc>
      </w:tr>
      <w:tr w:rsidR="00984ABC" w14:paraId="712F05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2DA0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4F6D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1,381,421.74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DD42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AD10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99.98%</w:t>
            </w:r>
          </w:p>
        </w:tc>
      </w:tr>
      <w:tr w:rsidR="00984ABC" w14:paraId="26812F9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D30EE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AF6B3" w14:textId="77777777" w:rsidR="00984ABC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645,875.47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6FB82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B72D5" w14:textId="77777777" w:rsidR="00984ABC" w:rsidRPr="00141DCB" w:rsidRDefault="00984ABC" w:rsidP="00141DCB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41DCB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50BA85E" w14:textId="77777777" w:rsidR="00984ABC" w:rsidRDefault="00984ABC" w:rsidP="00984ABC">
      <w:pPr>
        <w:pStyle w:val="af2"/>
        <w:jc w:val="center"/>
        <w:rPr>
          <w:sz w:val="21"/>
        </w:rPr>
      </w:pPr>
    </w:p>
    <w:p w14:paraId="6B47094B" w14:textId="77777777" w:rsidR="00984ABC" w:rsidRDefault="00984ABC" w:rsidP="00984AB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F3C78B6" wp14:editId="6DEF9856">
            <wp:extent cx="5274310" cy="39890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《神武系列（端游）》—各地区充值总金额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充值消耗比变化率盒须图</w:t>
      </w:r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《神武系列（端游）》—充值消耗比变化率盒须图</w:t>
      </w:r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18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r>
        <w:rPr>
          <w:rFonts w:hint="eastAsia"/>
          <w:b/>
          <w:sz w:val="28"/>
        </w:rPr>
        <w:t>端整体数据</w:t>
      </w:r>
      <w:r>
        <w:rPr>
          <w:b/>
          <w:sz w:val="28"/>
        </w:rPr>
        <w:t>分析结果</w:t>
      </w:r>
      <w:bookmarkEnd w:id="18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多益网络于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端；之后，多益网络于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314EDA9E" w14:textId="41FE263B" w:rsidR="000C7BA5" w:rsidRPr="000C7BA5" w:rsidRDefault="00141DCB" w:rsidP="0005013D">
      <w:pPr>
        <w:ind w:firstLine="480"/>
      </w:pPr>
      <w:r w:rsidRPr="00141DCB">
        <w:rPr>
          <w:rFonts w:hint="eastAsia"/>
        </w:rPr>
        <w:t>《神武系列（手游）》</w:t>
      </w:r>
      <w:r w:rsidRPr="00141DCB">
        <w:rPr>
          <w:rFonts w:hint="eastAsia"/>
        </w:rPr>
        <w:t>iOS</w:t>
      </w:r>
      <w:r w:rsidRPr="00141DCB">
        <w:rPr>
          <w:rFonts w:hint="eastAsia"/>
        </w:rPr>
        <w:t>端</w:t>
      </w:r>
      <w:commentRangeStart w:id="19"/>
      <w:r w:rsidR="000C7BA5">
        <w:rPr>
          <w:rFonts w:hint="eastAsia"/>
        </w:rPr>
        <w:t>充值</w:t>
      </w:r>
      <w:r w:rsidR="000C7BA5">
        <w:t>金额在</w:t>
      </w:r>
      <w:r w:rsidR="000C7BA5">
        <w:rPr>
          <w:rFonts w:hint="eastAsia"/>
        </w:rPr>
        <w:t>多益网络</w:t>
      </w:r>
      <w:r w:rsidR="000C7BA5">
        <w:t>内部系统</w:t>
      </w:r>
      <w:r w:rsidR="000C7BA5">
        <w:rPr>
          <w:rFonts w:hint="eastAsia"/>
        </w:rPr>
        <w:t>中计价</w:t>
      </w:r>
      <w:r w:rsidR="000C7BA5">
        <w:t>单位为美元</w:t>
      </w:r>
      <w:r w:rsidR="000C7BA5">
        <w:rPr>
          <w:rFonts w:hint="eastAsia"/>
        </w:rPr>
        <w:t>。</w:t>
      </w:r>
      <w:r w:rsidR="000C7BA5">
        <w:t>经与公司沟通</w:t>
      </w:r>
      <w:r w:rsidR="000C7BA5">
        <w:rPr>
          <w:rFonts w:hint="eastAsia"/>
        </w:rPr>
        <w:t>并比对穿行</w:t>
      </w:r>
      <w:r w:rsidR="000C7BA5">
        <w:t>测试</w:t>
      </w:r>
      <w:r w:rsidR="000C7BA5">
        <w:rPr>
          <w:rFonts w:hint="eastAsia"/>
        </w:rPr>
        <w:t>结果</w:t>
      </w:r>
      <w:r w:rsidR="000C7BA5">
        <w:t>，</w:t>
      </w:r>
      <w:r w:rsidR="000C7BA5">
        <w:rPr>
          <w:rFonts w:hint="eastAsia"/>
        </w:rPr>
        <w:t>我们</w:t>
      </w:r>
      <w:r w:rsidR="000C7BA5">
        <w:t>发现记录</w:t>
      </w:r>
      <w:r w:rsidR="000C7BA5">
        <w:rPr>
          <w:rFonts w:hint="eastAsia"/>
        </w:rPr>
        <w:t>的</w:t>
      </w:r>
      <w:r w:rsidR="000C7BA5">
        <w:t>充值金额并未与实际汇率</w:t>
      </w:r>
      <w:r w:rsidR="000C7BA5">
        <w:rPr>
          <w:rFonts w:hint="eastAsia"/>
        </w:rPr>
        <w:t>挂钩。</w:t>
      </w:r>
      <w:r w:rsidR="000C7BA5">
        <w:t>为</w:t>
      </w:r>
      <w:r w:rsidR="000C7BA5">
        <w:rPr>
          <w:rFonts w:hint="eastAsia"/>
        </w:rPr>
        <w:t>更</w:t>
      </w:r>
      <w:r w:rsidR="000C7BA5">
        <w:t>准确</w:t>
      </w:r>
      <w:r w:rsidR="000C7BA5">
        <w:rPr>
          <w:rFonts w:hint="eastAsia"/>
        </w:rPr>
        <w:t>的</w:t>
      </w:r>
      <w:r w:rsidR="000C7BA5">
        <w:t>体现充值</w:t>
      </w:r>
      <w:r w:rsidR="00673E97">
        <w:rPr>
          <w:rFonts w:hint="eastAsia"/>
        </w:rPr>
        <w:t>金额</w:t>
      </w:r>
      <w:r w:rsidR="000C7BA5">
        <w:t>，我们以</w:t>
      </w:r>
      <w:r w:rsidR="000C7BA5">
        <w:rPr>
          <w:rFonts w:hint="eastAsia"/>
        </w:rPr>
        <w:t>1:6</w:t>
      </w:r>
      <w:r w:rsidR="000C7BA5">
        <w:rPr>
          <w:rFonts w:hint="eastAsia"/>
        </w:rPr>
        <w:t>的比率折算</w:t>
      </w:r>
      <w:r w:rsidR="000C7BA5">
        <w:t>为人民币金额。</w:t>
      </w:r>
      <w:commentRangeEnd w:id="19"/>
      <w:r w:rsidR="000C7BA5" w:rsidRPr="00141DCB">
        <w:commentReference w:id="19"/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的月变化趋势进行了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月主网页浏览量与下载点击量同时达到了期间内峰值，《神武系列（手游）》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</w:t>
      </w:r>
      <w:r>
        <w:rPr>
          <w:rFonts w:hint="eastAsia"/>
        </w:rPr>
        <w:lastRenderedPageBreak/>
        <w:t>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月份受到竞品冲击，月新增付费账户数自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49047ED9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付费转化率变化率盒须图</w:t>
      </w:r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转化率较</w:t>
      </w:r>
      <w:r w:rsidR="00391403">
        <w:rPr>
          <w:rFonts w:hint="eastAsia"/>
        </w:rPr>
        <w:t>上月</w:t>
      </w:r>
      <w:r w:rsidR="00391403">
        <w:t>有显著变化</w:t>
      </w:r>
      <w:r>
        <w:t>，</w:t>
      </w:r>
      <w:commentRangeStart w:id="20"/>
      <w:commentRangeStart w:id="21"/>
      <w:r w:rsidR="00F5419C">
        <w:rPr>
          <w:rFonts w:hint="eastAsia"/>
        </w:rPr>
        <w:t>我们了解到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5</w:t>
      </w:r>
      <w:r w:rsidR="00AE5DD2" w:rsidRPr="00AE5DD2">
        <w:rPr>
          <w:rFonts w:hint="eastAsia"/>
        </w:rPr>
        <w:t>月</w:t>
      </w:r>
      <w:r w:rsidR="00F5419C">
        <w:rPr>
          <w:rFonts w:hint="eastAsia"/>
        </w:rPr>
        <w:t>《神武系列（手游）》</w:t>
      </w:r>
      <w:r w:rsidR="00AE5DD2" w:rsidRPr="00AE5DD2">
        <w:rPr>
          <w:rFonts w:hint="eastAsia"/>
        </w:rPr>
        <w:t>因接入微信、微博等外部</w:t>
      </w:r>
      <w:r w:rsidR="00AE5DD2" w:rsidRPr="00AE5DD2">
        <w:rPr>
          <w:rFonts w:hint="eastAsia"/>
        </w:rPr>
        <w:t>sdk</w:t>
      </w:r>
      <w:r w:rsidR="00AE5DD2" w:rsidRPr="00AE5DD2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AE5DD2" w:rsidRPr="00AE5DD2">
        <w:rPr>
          <w:rFonts w:hint="eastAsia"/>
        </w:rPr>
        <w:t>要求整改，整改期间新用户无法下载</w:t>
      </w:r>
      <w:r w:rsidR="00DF3ADA">
        <w:rPr>
          <w:rFonts w:hint="eastAsia"/>
        </w:rPr>
        <w:t>游戏</w:t>
      </w:r>
      <w:r w:rsidR="00F5419C">
        <w:rPr>
          <w:rFonts w:hint="eastAsia"/>
        </w:rPr>
        <w:t>，</w:t>
      </w:r>
      <w:r w:rsidR="00F5419C">
        <w:t>月活跃账户数下降</w:t>
      </w:r>
      <w:r w:rsidR="00AE5DD2" w:rsidRPr="00AE5DD2">
        <w:rPr>
          <w:rFonts w:hint="eastAsia"/>
        </w:rPr>
        <w:t>，</w:t>
      </w:r>
      <w:r w:rsidR="00F5419C">
        <w:rPr>
          <w:rFonts w:hint="eastAsia"/>
        </w:rPr>
        <w:t>从而</w:t>
      </w:r>
      <w:r w:rsidR="00F5419C">
        <w:t>导致</w:t>
      </w:r>
      <w:r w:rsidR="00AE5DD2" w:rsidRPr="00AE5DD2">
        <w:rPr>
          <w:rFonts w:hint="eastAsia"/>
        </w:rPr>
        <w:t>付费</w:t>
      </w:r>
      <w:r w:rsidR="00F5419C">
        <w:rPr>
          <w:rFonts w:hint="eastAsia"/>
        </w:rPr>
        <w:t>转化率升高，</w:t>
      </w:r>
      <w:r w:rsidR="00F5419C">
        <w:t>至</w:t>
      </w:r>
      <w:r w:rsidR="00AE5DD2" w:rsidRPr="00AE5DD2">
        <w:rPr>
          <w:rFonts w:hint="eastAsia"/>
        </w:rPr>
        <w:t>2018</w:t>
      </w:r>
      <w:r w:rsidR="00AE5DD2" w:rsidRPr="00AE5DD2">
        <w:rPr>
          <w:rFonts w:hint="eastAsia"/>
        </w:rPr>
        <w:t>年</w:t>
      </w:r>
      <w:r w:rsidR="00AE5DD2" w:rsidRPr="00AE5DD2">
        <w:rPr>
          <w:rFonts w:hint="eastAsia"/>
        </w:rPr>
        <w:t>6</w:t>
      </w:r>
      <w:r w:rsidR="00AE5DD2">
        <w:rPr>
          <w:rFonts w:hint="eastAsia"/>
        </w:rPr>
        <w:t>月恢复正常</w:t>
      </w:r>
      <w:r>
        <w:rPr>
          <w:rFonts w:hint="eastAsia"/>
        </w:rPr>
        <w:t>。</w:t>
      </w:r>
      <w:commentRangeEnd w:id="20"/>
      <w:r w:rsidR="00F5419C">
        <w:rPr>
          <w:rStyle w:val="a9"/>
        </w:rPr>
        <w:commentReference w:id="20"/>
      </w:r>
      <w:commentRangeEnd w:id="21"/>
      <w:r w:rsidR="00DF3ADA">
        <w:rPr>
          <w:rStyle w:val="a9"/>
        </w:rPr>
        <w:commentReference w:id="21"/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端—付费转化率变化率盒须图</w:t>
      </w:r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）月付费转化率、月付费账户数、月活跃账户数分析</w:t>
      </w:r>
    </w:p>
    <w:p w14:paraId="040B5876" w14:textId="3A74E055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月付费转化率、月付费账户数、月活跃账户数的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</w:t>
      </w:r>
      <w:r w:rsidR="00F905CC">
        <w:rPr>
          <w:rFonts w:hint="eastAsia"/>
        </w:rPr>
        <w:t>于</w:t>
      </w:r>
      <w:r w:rsidR="00F905CC">
        <w:rPr>
          <w:rFonts w:hint="eastAsia"/>
        </w:rPr>
        <w:t>2018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5</w:t>
      </w:r>
      <w:r w:rsidR="00F905CC">
        <w:rPr>
          <w:rFonts w:hint="eastAsia"/>
        </w:rPr>
        <w:t>月</w:t>
      </w:r>
      <w:r w:rsidR="00F905CC">
        <w:t>达到峰值后</w:t>
      </w:r>
      <w:r w:rsidR="00F905CC">
        <w:rPr>
          <w:rFonts w:hint="eastAsia"/>
        </w:rPr>
        <w:t>回落</w:t>
      </w:r>
      <w:r w:rsidR="00F905CC">
        <w:t>，我们了解到</w:t>
      </w:r>
      <w:r w:rsidR="000C777E" w:rsidRPr="000C777E">
        <w:rPr>
          <w:rFonts w:hint="eastAsia"/>
        </w:rPr>
        <w:t>2018</w:t>
      </w:r>
      <w:r w:rsidR="000C777E" w:rsidRPr="000C777E">
        <w:rPr>
          <w:rFonts w:hint="eastAsia"/>
        </w:rPr>
        <w:t>年</w:t>
      </w:r>
      <w:r w:rsidR="000C777E" w:rsidRPr="000C777E">
        <w:rPr>
          <w:rFonts w:hint="eastAsia"/>
        </w:rPr>
        <w:t>5</w:t>
      </w:r>
      <w:r w:rsidR="000C777E" w:rsidRPr="000C777E">
        <w:rPr>
          <w:rFonts w:hint="eastAsia"/>
        </w:rPr>
        <w:t>月《神武系列（手游）》因接入微信、微博等外部</w:t>
      </w:r>
      <w:r w:rsidR="000C777E" w:rsidRPr="000C777E">
        <w:rPr>
          <w:rFonts w:hint="eastAsia"/>
        </w:rPr>
        <w:t>sdk</w:t>
      </w:r>
      <w:r w:rsidR="000C777E" w:rsidRPr="000C777E">
        <w:rPr>
          <w:rFonts w:hint="eastAsia"/>
        </w:rPr>
        <w:t>，被苹果公司要求整改，整改期间新用户无法下载游戏，月活跃账户数下降，从而导致付费转化率升高，至</w:t>
      </w:r>
      <w:r w:rsidR="000C777E" w:rsidRPr="000C777E">
        <w:rPr>
          <w:rFonts w:hint="eastAsia"/>
        </w:rPr>
        <w:t>2018</w:t>
      </w:r>
      <w:r w:rsidR="000C777E" w:rsidRPr="000C777E">
        <w:rPr>
          <w:rFonts w:hint="eastAsia"/>
        </w:rPr>
        <w:t>年</w:t>
      </w:r>
      <w:r w:rsidR="000C777E" w:rsidRPr="000C777E">
        <w:rPr>
          <w:rFonts w:hint="eastAsia"/>
        </w:rPr>
        <w:t>6</w:t>
      </w:r>
      <w:r w:rsidR="000C777E" w:rsidRPr="000C777E">
        <w:rPr>
          <w:rFonts w:hint="eastAsia"/>
        </w:rPr>
        <w:t>月恢复正常</w:t>
      </w:r>
      <w:r w:rsidR="000C777E">
        <w:rPr>
          <w:rFonts w:hint="eastAsia"/>
        </w:rPr>
        <w:t>。</w:t>
      </w:r>
      <w:r>
        <w:rPr>
          <w:rFonts w:hint="eastAsia"/>
        </w:rPr>
        <w:t>月活跃账户数除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F905CC">
        <w:rPr>
          <w:rFonts w:hint="eastAsia"/>
        </w:rPr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4D4EC1">
        <w:rPr>
          <w:rFonts w:hint="eastAsia"/>
        </w:rPr>
        <w:t>、</w:t>
      </w:r>
      <w:r w:rsidR="00F905CC">
        <w:rPr>
          <w:rFonts w:hint="eastAsia"/>
        </w:rPr>
        <w:t>2</w:t>
      </w:r>
      <w:r w:rsidR="00F905CC">
        <w:t>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6</w:t>
      </w:r>
      <w:r w:rsidR="00F905CC">
        <w:rPr>
          <w:rFonts w:hint="eastAsia"/>
        </w:rPr>
        <w:t>月</w:t>
      </w:r>
      <w:r>
        <w:rPr>
          <w:rFonts w:hint="eastAsia"/>
        </w:rPr>
        <w:t>外，整体呈波动下降趋势，我们了解到游戏运营时间较长后，存在用户自然流失的情况，但通过资料片、玩法的更新，仍能够保持一定的月活规模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r>
        <w:rPr>
          <w:rFonts w:hint="eastAsia"/>
        </w:rPr>
        <w:t>端活跃账户数上升。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端—月付费转化率、月付费账户数、月活跃账户数分月变化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7740E050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r>
        <w:rPr>
          <w:rFonts w:hint="eastAsia"/>
        </w:rPr>
        <w:t>值盒须图</w:t>
      </w:r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  <w:commentRangeStart w:id="22"/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5</w:t>
      </w:r>
      <w:r w:rsidR="00DF3ADA" w:rsidRPr="00DF3ADA">
        <w:rPr>
          <w:rFonts w:hint="eastAsia"/>
        </w:rPr>
        <w:t>月《神武系列（手游）》因接入微信、微博等外部</w:t>
      </w:r>
      <w:r w:rsidR="00DF3ADA" w:rsidRPr="00DF3ADA">
        <w:rPr>
          <w:rFonts w:hint="eastAsia"/>
        </w:rPr>
        <w:t>sdk</w:t>
      </w:r>
      <w:r w:rsidR="00DF3ADA" w:rsidRPr="00DF3ADA">
        <w:rPr>
          <w:rFonts w:hint="eastAsia"/>
        </w:rPr>
        <w:t>，被苹果</w:t>
      </w:r>
      <w:r w:rsidR="00DF3ADA">
        <w:rPr>
          <w:rFonts w:hint="eastAsia"/>
        </w:rPr>
        <w:t>公司</w:t>
      </w:r>
      <w:r w:rsidR="00DF3ADA" w:rsidRPr="00DF3ADA">
        <w:rPr>
          <w:rFonts w:hint="eastAsia"/>
        </w:rPr>
        <w:t>要求整改，整改期间新用户无法下载</w:t>
      </w:r>
      <w:r w:rsidR="002A4F63">
        <w:rPr>
          <w:rFonts w:hint="eastAsia"/>
        </w:rPr>
        <w:t>游戏</w:t>
      </w:r>
      <w:r w:rsidR="00DF3ADA" w:rsidRPr="00DF3ADA">
        <w:rPr>
          <w:rFonts w:hint="eastAsia"/>
        </w:rPr>
        <w:t>，月活跃账户数下降，从而导致</w:t>
      </w:r>
      <w:r w:rsidR="0042138E">
        <w:rPr>
          <w:rFonts w:hint="eastAsia"/>
        </w:rPr>
        <w:t>A</w:t>
      </w:r>
      <w:r w:rsidR="0042138E">
        <w:t>RPU</w:t>
      </w:r>
      <w:r w:rsidR="0042138E">
        <w:rPr>
          <w:rFonts w:hint="eastAsia"/>
        </w:rPr>
        <w:t>值</w:t>
      </w:r>
      <w:r w:rsidR="00DF3ADA" w:rsidRPr="00DF3ADA">
        <w:rPr>
          <w:rFonts w:hint="eastAsia"/>
        </w:rPr>
        <w:t>升高，至</w:t>
      </w:r>
      <w:r w:rsidR="00DF3ADA" w:rsidRPr="00DF3ADA">
        <w:rPr>
          <w:rFonts w:hint="eastAsia"/>
        </w:rPr>
        <w:t>2018</w:t>
      </w:r>
      <w:r w:rsidR="00DF3ADA" w:rsidRPr="00DF3ADA">
        <w:rPr>
          <w:rFonts w:hint="eastAsia"/>
        </w:rPr>
        <w:t>年</w:t>
      </w:r>
      <w:r w:rsidR="00DF3ADA" w:rsidRPr="00DF3ADA">
        <w:rPr>
          <w:rFonts w:hint="eastAsia"/>
        </w:rPr>
        <w:t>6</w:t>
      </w:r>
      <w:r w:rsidR="00DF3ADA" w:rsidRPr="00DF3ADA">
        <w:rPr>
          <w:rFonts w:hint="eastAsia"/>
        </w:rPr>
        <w:t>月恢复正常</w:t>
      </w:r>
      <w:r w:rsidR="00DF3ADA">
        <w:rPr>
          <w:rFonts w:hint="eastAsia"/>
        </w:rPr>
        <w:t>。</w:t>
      </w:r>
      <w:commentRangeEnd w:id="22"/>
      <w:r w:rsidR="00DF3ADA">
        <w:rPr>
          <w:rStyle w:val="a9"/>
        </w:rPr>
        <w:commentReference w:id="22"/>
      </w:r>
    </w:p>
    <w:p w14:paraId="5C79BC9A" w14:textId="1B6E82A1" w:rsidR="0005013D" w:rsidRDefault="00E12E95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9961C6C" wp14:editId="135CDE9C">
            <wp:extent cx="5274310" cy="319976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值变化率盒须图</w:t>
      </w:r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</w:t>
      </w:r>
      <w:commentRangeStart w:id="23"/>
      <w:r>
        <w:t>系统内充值金额变化率分析</w:t>
      </w:r>
      <w:commentRangeEnd w:id="23"/>
      <w:r w:rsidR="00AB3E8F">
        <w:rPr>
          <w:rStyle w:val="a9"/>
        </w:rPr>
        <w:commentReference w:id="23"/>
      </w:r>
    </w:p>
    <w:p w14:paraId="4C14060A" w14:textId="336037DB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变化率盒须图</w:t>
      </w:r>
      <w:r>
        <w:t>，对充值金额变化率进行分析</w:t>
      </w:r>
      <w:r>
        <w:rPr>
          <w:rFonts w:hint="eastAsia"/>
        </w:rPr>
        <w:t>，发现</w:t>
      </w:r>
      <w:commentRangeStart w:id="24"/>
      <w:commentRangeStart w:id="25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4"/>
      <w:r w:rsidR="007F480F">
        <w:rPr>
          <w:rStyle w:val="a9"/>
        </w:rPr>
        <w:commentReference w:id="24"/>
      </w:r>
      <w:commentRangeEnd w:id="25"/>
      <w:r w:rsidR="004D4EC1">
        <w:rPr>
          <w:rStyle w:val="a9"/>
        </w:rPr>
        <w:commentReference w:id="25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</w:t>
      </w:r>
      <w:r w:rsidR="00AB3E8F">
        <w:rPr>
          <w:rFonts w:hint="eastAsia"/>
        </w:rP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月系统充值金额较上月有显著变化，整体变化较为集中，我们了解到</w:t>
      </w:r>
      <w:r w:rsidR="00041B2D">
        <w:rPr>
          <w:rFonts w:hint="eastAsia"/>
        </w:rPr>
        <w:t>2015</w:t>
      </w:r>
      <w:r w:rsidR="00041B2D">
        <w:rPr>
          <w:rFonts w:hint="eastAsia"/>
        </w:rPr>
        <w:t>年</w:t>
      </w:r>
      <w:r w:rsidR="00041B2D">
        <w:rPr>
          <w:rFonts w:hint="eastAsia"/>
        </w:rPr>
        <w:t>6</w:t>
      </w:r>
      <w:r w:rsidR="00041B2D">
        <w:rPr>
          <w:rFonts w:hint="eastAsia"/>
        </w:rPr>
        <w:t>月因</w:t>
      </w:r>
      <w:r w:rsidR="00041B2D" w:rsidRPr="00041B2D">
        <w:rPr>
          <w:rFonts w:hint="eastAsia"/>
        </w:rPr>
        <w:t>受到竞品冲击，充值金额较上月下降</w:t>
      </w:r>
      <w:r w:rsidR="00041B2D">
        <w:rPr>
          <w:rFonts w:hint="eastAsia"/>
        </w:rPr>
        <w:t>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r>
        <w:rPr>
          <w:rFonts w:hint="eastAsia"/>
        </w:rPr>
        <w:t>端新玩法、活动上线，</w:t>
      </w:r>
      <w:commentRangeStart w:id="26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 w:rsidR="00AB3E8F">
        <w:rPr>
          <w:rFonts w:hint="eastAsia"/>
        </w:rPr>
        <w:t>（手游）》，促进相关月份充值金额突增</w:t>
      </w:r>
      <w:r w:rsidR="0042138E">
        <w:rPr>
          <w:rFonts w:hint="eastAsia"/>
        </w:rPr>
        <w:t>。</w:t>
      </w:r>
      <w:commentRangeEnd w:id="26"/>
      <w:r w:rsidR="0042138E">
        <w:rPr>
          <w:rStyle w:val="a9"/>
        </w:rPr>
        <w:commentReference w:id="26"/>
      </w:r>
    </w:p>
    <w:p w14:paraId="37387B56" w14:textId="2CA45E35" w:rsidR="0005013D" w:rsidRDefault="00AB3E8F" w:rsidP="0005013D">
      <w:pPr>
        <w:ind w:firstLine="480"/>
      </w:pPr>
      <w:r>
        <w:rPr>
          <w:noProof/>
        </w:rPr>
        <w:lastRenderedPageBreak/>
        <w:drawing>
          <wp:inline distT="0" distB="0" distL="0" distR="0" wp14:anchorId="38BEE016" wp14:editId="5598D29A">
            <wp:extent cx="5274310" cy="3192145"/>
            <wp:effectExtent l="0" t="0" r="254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金额变化率</w:t>
      </w:r>
      <w:r>
        <w:rPr>
          <w:rFonts w:hint="eastAsia"/>
          <w:sz w:val="21"/>
        </w:rPr>
        <w:t>盒须图</w:t>
      </w:r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commentRangeStart w:id="27"/>
      <w:r>
        <w:rPr>
          <w:rFonts w:hint="eastAsia"/>
        </w:rPr>
        <w:t>ARPU</w:t>
      </w:r>
      <w:r>
        <w:rPr>
          <w:rFonts w:hint="eastAsia"/>
        </w:rPr>
        <w:t>值、系统内充值金额、月活跃账户数分析</w:t>
      </w:r>
      <w:commentRangeEnd w:id="27"/>
      <w:r w:rsidR="00ED29ED">
        <w:rPr>
          <w:rStyle w:val="a9"/>
        </w:rPr>
        <w:commentReference w:id="27"/>
      </w:r>
    </w:p>
    <w:p w14:paraId="7CB5E52D" w14:textId="28051738" w:rsidR="0005013D" w:rsidRDefault="0005013D" w:rsidP="00ED29E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28"/>
      <w:del w:id="29" w:author="王旦桀(上海-信息系统鉴证部)" w:date="2018-08-23T16:04:00Z">
        <w:r w:rsidR="007F480F" w:rsidDel="004D4EC1">
          <w:rPr>
            <w:rFonts w:hint="eastAsia"/>
          </w:rPr>
          <w:delText>2018</w:delText>
        </w:r>
        <w:r w:rsidR="007F480F" w:rsidDel="004D4EC1">
          <w:rPr>
            <w:rFonts w:hint="eastAsia"/>
          </w:rPr>
          <w:delText>年</w:delText>
        </w:r>
        <w:r w:rsidR="007F480F" w:rsidDel="004D4EC1">
          <w:rPr>
            <w:rFonts w:hint="eastAsia"/>
          </w:rPr>
          <w:delText>3</w:delText>
        </w:r>
        <w:r w:rsidR="007F480F" w:rsidDel="004D4EC1">
          <w:rPr>
            <w:rFonts w:hint="eastAsia"/>
          </w:rPr>
          <w:delText>月</w:delText>
        </w:r>
        <w:r w:rsidR="007F480F" w:rsidDel="004D4EC1">
          <w:rPr>
            <w:rFonts w:hint="eastAsia"/>
          </w:rPr>
          <w:delText>ARPU</w:delText>
        </w:r>
        <w:r w:rsidR="007F480F" w:rsidDel="004D4EC1">
          <w:rPr>
            <w:rFonts w:hint="eastAsia"/>
          </w:rPr>
          <w:delText>值突增</w:delText>
        </w:r>
        <w:r w:rsidR="007F480F" w:rsidDel="004D4EC1">
          <w:delText>，至</w:delText>
        </w:r>
      </w:del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ins w:id="30" w:author="王旦桀(上海-信息系统鉴证部)" w:date="2018-08-23T16:04:00Z">
        <w:r w:rsidR="004D4EC1">
          <w:rPr>
            <w:rFonts w:hint="eastAsia"/>
          </w:rPr>
          <w:t>ARPU</w:t>
        </w:r>
        <w:r w:rsidR="004D4EC1">
          <w:t>值</w:t>
        </w:r>
      </w:ins>
      <w:r w:rsidR="007F480F">
        <w:t>达到高峰后</w:t>
      </w:r>
      <w:r w:rsidR="007F480F">
        <w:rPr>
          <w:rFonts w:hint="eastAsia"/>
        </w:rPr>
        <w:t>回落，</w:t>
      </w:r>
      <w:commentRangeEnd w:id="28"/>
      <w:r w:rsidR="007F480F">
        <w:rPr>
          <w:rStyle w:val="a9"/>
        </w:rPr>
        <w:commentReference w:id="28"/>
      </w:r>
      <w:commentRangeStart w:id="31"/>
      <w:r w:rsidR="007F480F">
        <w:t>我们</w:t>
      </w:r>
      <w:r w:rsidR="007F480F">
        <w:rPr>
          <w:rFonts w:hint="eastAsia"/>
        </w:rPr>
        <w:t>了解到</w:t>
      </w:r>
      <w:r w:rsidR="002A4F63" w:rsidRPr="002A4F63">
        <w:rPr>
          <w:rFonts w:hint="eastAsia"/>
        </w:rPr>
        <w:t>2018</w:t>
      </w:r>
      <w:r w:rsidR="002A4F63" w:rsidRPr="002A4F63">
        <w:rPr>
          <w:rFonts w:hint="eastAsia"/>
        </w:rPr>
        <w:t>年</w:t>
      </w:r>
      <w:r w:rsidR="002A4F63" w:rsidRPr="002A4F63">
        <w:rPr>
          <w:rFonts w:hint="eastAsia"/>
        </w:rPr>
        <w:t>5</w:t>
      </w:r>
      <w:r w:rsidR="002A4F63" w:rsidRPr="002A4F63">
        <w:rPr>
          <w:rFonts w:hint="eastAsia"/>
        </w:rPr>
        <w:t>月《神武系列（手游）》因接入微信、微博等外部</w:t>
      </w:r>
      <w:r w:rsidR="002A4F63" w:rsidRPr="002A4F63">
        <w:rPr>
          <w:rFonts w:hint="eastAsia"/>
        </w:rPr>
        <w:t>sdk</w:t>
      </w:r>
      <w:r w:rsidR="002A4F63" w:rsidRPr="002A4F63">
        <w:rPr>
          <w:rFonts w:hint="eastAsia"/>
        </w:rPr>
        <w:t>，被苹果公司要求整改，整改期间新用户无法下载</w:t>
      </w:r>
      <w:r w:rsidR="002A4F63">
        <w:rPr>
          <w:rFonts w:hint="eastAsia"/>
        </w:rPr>
        <w:t>游戏</w:t>
      </w:r>
      <w:r w:rsidR="002A4F63" w:rsidRPr="002A4F63">
        <w:rPr>
          <w:rFonts w:hint="eastAsia"/>
        </w:rPr>
        <w:t>，月活跃账户数下降，从而导致</w:t>
      </w:r>
      <w:r w:rsidR="002A4F63" w:rsidRPr="002A4F63">
        <w:rPr>
          <w:rFonts w:hint="eastAsia"/>
        </w:rPr>
        <w:t>ARPU</w:t>
      </w:r>
      <w:r w:rsidR="002A4F63" w:rsidRPr="002A4F63">
        <w:rPr>
          <w:rFonts w:hint="eastAsia"/>
        </w:rPr>
        <w:t>值</w:t>
      </w:r>
      <w:r w:rsidR="002A4F63">
        <w:rPr>
          <w:rFonts w:hint="eastAsia"/>
        </w:rPr>
        <w:t>较高</w:t>
      </w:r>
      <w:r w:rsidR="002A4F63" w:rsidRPr="002A4F63">
        <w:rPr>
          <w:rFonts w:hint="eastAsia"/>
        </w:rPr>
        <w:t>。</w:t>
      </w:r>
      <w:commentRangeEnd w:id="31"/>
      <w:r w:rsidR="002A4F63">
        <w:rPr>
          <w:rStyle w:val="a9"/>
        </w:rPr>
        <w:commentReference w:id="31"/>
      </w:r>
    </w:p>
    <w:p w14:paraId="12FD3549" w14:textId="20461FF1" w:rsidR="00C751F1" w:rsidRDefault="00C751F1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4414ED" wp14:editId="04E471CA">
            <wp:extent cx="5274310" cy="2644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值、系统内充值金额、月活跃账户数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commentRangeStart w:id="32"/>
      <w:r>
        <w:t>ARPPU</w:t>
      </w:r>
      <w:r>
        <w:t>值、系统内充值金额、月付费账户数分析</w:t>
      </w:r>
      <w:commentRangeEnd w:id="32"/>
      <w:r w:rsidR="00ED29ED">
        <w:rPr>
          <w:rStyle w:val="a9"/>
        </w:rPr>
        <w:commentReference w:id="32"/>
      </w:r>
    </w:p>
    <w:p w14:paraId="4F16736A" w14:textId="7B220A3E" w:rsidR="0005013D" w:rsidRDefault="0005013D" w:rsidP="00FC50E8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</w:t>
      </w:r>
      <w:r w:rsidR="00166B2A">
        <w:rPr>
          <w:rFonts w:hint="eastAsia"/>
        </w:rPr>
        <w:t>持续</w:t>
      </w:r>
      <w:r>
        <w:rPr>
          <w:rFonts w:hint="eastAsia"/>
        </w:rPr>
        <w:t>回升，</w:t>
      </w:r>
      <w:r w:rsidR="00166B2A">
        <w:rPr>
          <w:rFonts w:hint="eastAsia"/>
        </w:rPr>
        <w:t>至</w:t>
      </w:r>
      <w:r w:rsidR="00166B2A">
        <w:rPr>
          <w:rFonts w:hint="eastAsia"/>
        </w:rPr>
        <w:t>2018</w:t>
      </w:r>
      <w:r w:rsidR="00166B2A">
        <w:rPr>
          <w:rFonts w:hint="eastAsia"/>
        </w:rPr>
        <w:t>年</w:t>
      </w:r>
      <w:r w:rsidR="00166B2A">
        <w:rPr>
          <w:rFonts w:hint="eastAsia"/>
        </w:rPr>
        <w:t>5</w:t>
      </w:r>
      <w:r w:rsidR="00166B2A">
        <w:rPr>
          <w:rFonts w:hint="eastAsia"/>
        </w:rPr>
        <w:t>月</w:t>
      </w:r>
      <w:r w:rsidR="00166B2A">
        <w:t>达到顶峰，</w:t>
      </w:r>
      <w:r>
        <w:rPr>
          <w:rFonts w:hint="eastAsia"/>
        </w:rPr>
        <w:t>期间内月付费账户数呈相反变动趋势，我们了解到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  <w:commentRangeStart w:id="33"/>
      <w:r w:rsidR="00166B2A" w:rsidRPr="00166B2A">
        <w:rPr>
          <w:rFonts w:hint="eastAsia"/>
        </w:rPr>
        <w:t>2018</w:t>
      </w:r>
      <w:r w:rsidR="00166B2A" w:rsidRPr="00166B2A">
        <w:rPr>
          <w:rFonts w:hint="eastAsia"/>
        </w:rPr>
        <w:t>年</w:t>
      </w:r>
      <w:r w:rsidR="00166B2A" w:rsidRPr="00166B2A">
        <w:rPr>
          <w:rFonts w:hint="eastAsia"/>
        </w:rPr>
        <w:t>5</w:t>
      </w:r>
      <w:r w:rsidR="00166B2A" w:rsidRPr="00166B2A">
        <w:rPr>
          <w:rFonts w:hint="eastAsia"/>
        </w:rPr>
        <w:t>月</w:t>
      </w:r>
      <w:r w:rsidR="00041B2D">
        <w:rPr>
          <w:rFonts w:hint="eastAsia"/>
        </w:rPr>
        <w:t>，</w:t>
      </w:r>
      <w:r w:rsidR="00166B2A" w:rsidRPr="00166B2A">
        <w:rPr>
          <w:rFonts w:hint="eastAsia"/>
        </w:rPr>
        <w:t>《神武系列（手游）》因接入微信、微博等外部</w:t>
      </w:r>
      <w:r w:rsidR="00166B2A" w:rsidRPr="00166B2A">
        <w:rPr>
          <w:rFonts w:hint="eastAsia"/>
        </w:rPr>
        <w:t>sdk</w:t>
      </w:r>
      <w:r w:rsidR="00166B2A" w:rsidRPr="00166B2A">
        <w:rPr>
          <w:rFonts w:hint="eastAsia"/>
        </w:rPr>
        <w:t>，被苹果公司要求整改，整改期间新用户无法下载游戏，月新增付费账户数下降</w:t>
      </w:r>
      <w:r w:rsidR="00166B2A">
        <w:rPr>
          <w:rFonts w:hint="eastAsia"/>
        </w:rPr>
        <w:t>，</w:t>
      </w:r>
      <w:r w:rsidR="00166B2A" w:rsidRPr="00166B2A">
        <w:rPr>
          <w:rFonts w:hint="eastAsia"/>
        </w:rPr>
        <w:t>使得当月付费账户数有所下降，从而导致</w:t>
      </w:r>
      <w:r w:rsidR="00166B2A" w:rsidRPr="00166B2A">
        <w:rPr>
          <w:rFonts w:hint="eastAsia"/>
        </w:rPr>
        <w:t>ARP</w:t>
      </w:r>
      <w:r w:rsidR="00166B2A">
        <w:t>P</w:t>
      </w:r>
      <w:r w:rsidR="00166B2A" w:rsidRPr="00166B2A">
        <w:rPr>
          <w:rFonts w:hint="eastAsia"/>
        </w:rPr>
        <w:t>U</w:t>
      </w:r>
      <w:r w:rsidR="00166B2A" w:rsidRPr="00166B2A">
        <w:rPr>
          <w:rFonts w:hint="eastAsia"/>
        </w:rPr>
        <w:t>值升高，至</w:t>
      </w:r>
      <w:r w:rsidR="00166B2A" w:rsidRPr="00166B2A">
        <w:rPr>
          <w:rFonts w:hint="eastAsia"/>
        </w:rPr>
        <w:t>2018</w:t>
      </w:r>
      <w:r w:rsidR="00166B2A" w:rsidRPr="00166B2A">
        <w:rPr>
          <w:rFonts w:hint="eastAsia"/>
        </w:rPr>
        <w:t>年</w:t>
      </w:r>
      <w:r w:rsidR="00166B2A" w:rsidRPr="00166B2A">
        <w:rPr>
          <w:rFonts w:hint="eastAsia"/>
        </w:rPr>
        <w:t>6</w:t>
      </w:r>
      <w:r w:rsidR="00166B2A" w:rsidRPr="00166B2A">
        <w:rPr>
          <w:rFonts w:hint="eastAsia"/>
        </w:rPr>
        <w:t>月整改完毕并恢复游戏</w:t>
      </w:r>
      <w:r w:rsidR="00041B2D">
        <w:rPr>
          <w:rFonts w:hint="eastAsia"/>
        </w:rPr>
        <w:t>下载，</w:t>
      </w:r>
      <w:r w:rsidR="00166B2A" w:rsidRPr="00166B2A">
        <w:rPr>
          <w:rFonts w:hint="eastAsia"/>
        </w:rPr>
        <w:t>各项数据恢复正常。</w:t>
      </w:r>
      <w:commentRangeEnd w:id="33"/>
      <w:r w:rsidR="00166B2A">
        <w:rPr>
          <w:rStyle w:val="a9"/>
        </w:rPr>
        <w:commentReference w:id="33"/>
      </w:r>
    </w:p>
    <w:p w14:paraId="578A8CAE" w14:textId="2A24D831" w:rsidR="00ED29ED" w:rsidRDefault="00ED29ED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868838" wp14:editId="18CE9305">
            <wp:extent cx="5274310" cy="26587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）月活跃账户数、月新增注册账户数、月付费账户数、月新增付费账户数分析</w:t>
      </w:r>
    </w:p>
    <w:p w14:paraId="10693D31" w14:textId="35EB985B" w:rsidR="0005013D" w:rsidRPr="005609D8" w:rsidRDefault="0005013D" w:rsidP="0005013D">
      <w:pPr>
        <w:ind w:firstLine="480"/>
      </w:pPr>
      <w:r>
        <w:rPr>
          <w:rFonts w:hint="eastAsia"/>
        </w:rPr>
        <w:t>我们对月活跃账户数、月新增注册账户数、月付费账户数、月新增付费账户数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发现月活跃账户数、月新增注册账户数、月付费账户数、月新增付费账户数于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月份因受到竞品冲击，月活跃账户数、月新增注册账户数、月付费账户数、月新增付费账户数自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（手游）》，促进相关月份月活跃账户数、月新增注册账户数、月付费账户数、月新增付费账户数突增。</w:t>
      </w:r>
      <w:commentRangeStart w:id="34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6C5AF0" w:rsidRPr="006C5AF0">
        <w:rPr>
          <w:rFonts w:hint="eastAsia"/>
        </w:rPr>
        <w:t>2018</w:t>
      </w:r>
      <w:r w:rsidR="006C5AF0" w:rsidRPr="006C5AF0">
        <w:rPr>
          <w:rFonts w:hint="eastAsia"/>
        </w:rPr>
        <w:t>年</w:t>
      </w:r>
      <w:r w:rsidR="006C5AF0" w:rsidRPr="006C5AF0">
        <w:rPr>
          <w:rFonts w:hint="eastAsia"/>
        </w:rPr>
        <w:t>5</w:t>
      </w:r>
      <w:r w:rsidR="006C5AF0" w:rsidRPr="006C5AF0">
        <w:rPr>
          <w:rFonts w:hint="eastAsia"/>
        </w:rPr>
        <w:t>月《神武系列（手游）》因接入微信、微博等外部</w:t>
      </w:r>
      <w:r w:rsidR="006C5AF0" w:rsidRPr="006C5AF0">
        <w:rPr>
          <w:rFonts w:hint="eastAsia"/>
        </w:rPr>
        <w:t>sdk</w:t>
      </w:r>
      <w:r w:rsidR="006C5AF0" w:rsidRPr="006C5AF0">
        <w:rPr>
          <w:rFonts w:hint="eastAsia"/>
        </w:rPr>
        <w:t>，被苹果公司要求整改，整改期间新用户无法下载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，</w:t>
      </w:r>
      <w:r w:rsidR="006C5AF0">
        <w:rPr>
          <w:rFonts w:hint="eastAsia"/>
        </w:rPr>
        <w:t>使得</w:t>
      </w:r>
      <w:r w:rsidR="006C5AF0">
        <w:t>月</w:t>
      </w:r>
      <w:r w:rsidR="006C5AF0">
        <w:rPr>
          <w:rFonts w:hint="eastAsia"/>
        </w:rPr>
        <w:t>新增注册用户数、月新增付费用户数有所下降，</w:t>
      </w:r>
      <w:r w:rsidR="006C5AF0" w:rsidRPr="006C5AF0">
        <w:rPr>
          <w:rFonts w:hint="eastAsia"/>
        </w:rPr>
        <w:t>从而影响到当月</w:t>
      </w:r>
      <w:r w:rsidR="006C5AF0">
        <w:rPr>
          <w:rFonts w:hint="eastAsia"/>
        </w:rPr>
        <w:t>付费用户数以及活跃用户数，</w:t>
      </w:r>
      <w:r w:rsidR="006C5AF0">
        <w:t>至</w:t>
      </w:r>
      <w:r w:rsidR="006C5AF0">
        <w:rPr>
          <w:rFonts w:hint="eastAsia"/>
        </w:rPr>
        <w:t>2018</w:t>
      </w:r>
      <w:r w:rsidR="006C5AF0">
        <w:rPr>
          <w:rFonts w:hint="eastAsia"/>
        </w:rPr>
        <w:t>年</w:t>
      </w:r>
      <w:r w:rsidR="006C5AF0">
        <w:rPr>
          <w:rFonts w:hint="eastAsia"/>
        </w:rPr>
        <w:t>6</w:t>
      </w:r>
      <w:r w:rsidR="006C5AF0">
        <w:rPr>
          <w:rFonts w:hint="eastAsia"/>
        </w:rPr>
        <w:t>月</w:t>
      </w:r>
      <w:r w:rsidR="006C5AF0" w:rsidRPr="006C5AF0">
        <w:rPr>
          <w:rFonts w:hint="eastAsia"/>
        </w:rPr>
        <w:t>整改完毕并恢复</w:t>
      </w:r>
      <w:r w:rsidR="006C5AF0">
        <w:rPr>
          <w:rFonts w:hint="eastAsia"/>
        </w:rPr>
        <w:t>游戏</w:t>
      </w:r>
      <w:r w:rsidR="006C5AF0" w:rsidRPr="006C5AF0">
        <w:rPr>
          <w:rFonts w:hint="eastAsia"/>
        </w:rPr>
        <w:t>下载，故各项数据恢复正常</w:t>
      </w:r>
      <w:commentRangeEnd w:id="34"/>
      <w:r w:rsidR="006C5AF0">
        <w:rPr>
          <w:rStyle w:val="a9"/>
        </w:rPr>
        <w:commentReference w:id="34"/>
      </w:r>
      <w:r w:rsidR="006C5AF0">
        <w:rPr>
          <w:rFonts w:hint="eastAsia"/>
        </w:rPr>
        <w:t>。</w:t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端—月活跃账户数、月新增注册账户数、月付费账户数、月新增付费账户数变化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7C064F69" w14:textId="045CA449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留存率整体呈波动下降趋势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月的月活跃账户数、月新增注册账户数、月付费账户数、月新增付费账户数均有</w:t>
      </w:r>
      <w:r>
        <w:t>所提升</w:t>
      </w:r>
      <w:r>
        <w:rPr>
          <w:rFonts w:hint="eastAsia"/>
        </w:rPr>
        <w:t>。</w:t>
      </w:r>
      <w:commentRangeStart w:id="35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041B2D">
        <w:rPr>
          <w:rFonts w:hint="eastAsia"/>
        </w:rPr>
        <w:t>账户</w:t>
      </w:r>
      <w:r w:rsidR="00BB5210">
        <w:t>数</w:t>
      </w:r>
      <w:r w:rsidR="00BB5210">
        <w:rPr>
          <w:rFonts w:hint="eastAsia"/>
        </w:rPr>
        <w:t>位于最低值</w:t>
      </w:r>
      <w:r w:rsidR="00BB5210">
        <w:t>，我们了解到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月《神武系列（手游）》因接入微信、微博等外部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，被苹果公司要求整改，整改期间新用户无法下载游戏，使得月新增注册用户数有所下降</w:t>
      </w:r>
      <w:r w:rsidR="006154C1">
        <w:rPr>
          <w:rFonts w:hint="eastAsia"/>
        </w:rPr>
        <w:t>。</w:t>
      </w:r>
      <w:commentRangeEnd w:id="35"/>
      <w:r w:rsidR="006154C1">
        <w:rPr>
          <w:rStyle w:val="a9"/>
        </w:rPr>
        <w:commentReference w:id="35"/>
      </w:r>
    </w:p>
    <w:p w14:paraId="19217412" w14:textId="3207867C" w:rsidR="0005013D" w:rsidRDefault="00DA246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5BF237A" wp14:editId="3327215E">
            <wp:extent cx="5274310" cy="26219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commentRangeStart w:id="36"/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commentRangeEnd w:id="36"/>
      <w:r w:rsidR="00ED5573">
        <w:rPr>
          <w:rStyle w:val="a9"/>
        </w:rPr>
        <w:commentReference w:id="36"/>
      </w:r>
    </w:p>
    <w:p w14:paraId="6AB4077A" w14:textId="151720B8" w:rsidR="0005013D" w:rsidRPr="00ED5573" w:rsidRDefault="0005013D" w:rsidP="00ED5573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 w:rsidR="00041B2D">
        <w:rPr>
          <w:rFonts w:hint="eastAsia"/>
        </w:rPr>
        <w:t>值会呈上升趋势</w:t>
      </w:r>
      <w:r>
        <w:t>。</w:t>
      </w:r>
      <w:commentRangeStart w:id="37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</w:t>
      </w:r>
      <w:r w:rsidR="006154C1">
        <w:rPr>
          <w:rFonts w:hint="eastAsia"/>
        </w:rPr>
        <w:t>到</w:t>
      </w:r>
      <w:r w:rsidR="006154C1" w:rsidRPr="006154C1">
        <w:rPr>
          <w:rFonts w:hint="eastAsia"/>
        </w:rPr>
        <w:t>2018</w:t>
      </w:r>
      <w:r w:rsidR="006154C1" w:rsidRPr="006154C1">
        <w:rPr>
          <w:rFonts w:hint="eastAsia"/>
        </w:rPr>
        <w:t>年</w:t>
      </w:r>
      <w:r w:rsidR="006154C1" w:rsidRPr="006154C1">
        <w:rPr>
          <w:rFonts w:hint="eastAsia"/>
        </w:rPr>
        <w:t>5</w:t>
      </w:r>
      <w:r w:rsidR="006154C1" w:rsidRPr="006154C1">
        <w:rPr>
          <w:rFonts w:hint="eastAsia"/>
        </w:rPr>
        <w:t>月《神武系列（手游）》因接入微信、微博等外部</w:t>
      </w:r>
      <w:r w:rsidR="006154C1" w:rsidRPr="006154C1">
        <w:rPr>
          <w:rFonts w:hint="eastAsia"/>
        </w:rPr>
        <w:t>sdk</w:t>
      </w:r>
      <w:r w:rsidR="006154C1" w:rsidRPr="006154C1">
        <w:rPr>
          <w:rFonts w:hint="eastAsia"/>
        </w:rPr>
        <w:t>，被苹果公司要求整改，整改期间新用户无法下载</w:t>
      </w:r>
      <w:r w:rsidR="006154C1">
        <w:rPr>
          <w:rFonts w:hint="eastAsia"/>
        </w:rPr>
        <w:t>游戏</w:t>
      </w:r>
      <w:r w:rsidR="006154C1" w:rsidRPr="006154C1">
        <w:rPr>
          <w:rFonts w:hint="eastAsia"/>
        </w:rPr>
        <w:t>，月活跃账户数下降，</w:t>
      </w:r>
      <w:r w:rsidR="0080156B">
        <w:rPr>
          <w:rFonts w:hint="eastAsia"/>
        </w:rPr>
        <w:t>由于月</w:t>
      </w:r>
      <w:r w:rsidR="0080156B">
        <w:t>新增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下降使得</w:t>
      </w:r>
      <w:r w:rsidR="0080156B">
        <w:t>当月</w:t>
      </w:r>
      <w:r w:rsidR="0080156B">
        <w:rPr>
          <w:rFonts w:hint="eastAsia"/>
        </w:rPr>
        <w:t>付费</w:t>
      </w:r>
      <w:r w:rsidR="0080156B">
        <w:t>账户数</w:t>
      </w:r>
      <w:r w:rsidR="0080156B">
        <w:rPr>
          <w:rFonts w:hint="eastAsia"/>
        </w:rPr>
        <w:t>有所</w:t>
      </w:r>
      <w:r w:rsidR="0080156B">
        <w:t>下降，</w:t>
      </w:r>
      <w:r w:rsidR="006154C1" w:rsidRPr="006154C1">
        <w:rPr>
          <w:rFonts w:hint="eastAsia"/>
        </w:rPr>
        <w:t>从而导致</w:t>
      </w:r>
      <w:r w:rsidR="0080156B">
        <w:rPr>
          <w:rFonts w:hint="eastAsia"/>
        </w:rPr>
        <w:t>付费</w:t>
      </w:r>
      <w:r w:rsidR="0080156B">
        <w:t>转化率与</w:t>
      </w:r>
      <w:r w:rsidR="006154C1" w:rsidRPr="006154C1">
        <w:rPr>
          <w:rFonts w:hint="eastAsia"/>
        </w:rPr>
        <w:t>ARPU</w:t>
      </w:r>
      <w:r w:rsidR="006154C1" w:rsidRPr="006154C1">
        <w:rPr>
          <w:rFonts w:hint="eastAsia"/>
        </w:rPr>
        <w:t>值升高，</w:t>
      </w:r>
      <w:r w:rsidR="0080156B" w:rsidRPr="0080156B">
        <w:rPr>
          <w:rFonts w:hint="eastAsia"/>
        </w:rPr>
        <w:t>至</w:t>
      </w:r>
      <w:r w:rsidR="0080156B" w:rsidRPr="0080156B">
        <w:rPr>
          <w:rFonts w:hint="eastAsia"/>
        </w:rPr>
        <w:t>2018</w:t>
      </w:r>
      <w:r w:rsidR="0080156B" w:rsidRPr="0080156B">
        <w:rPr>
          <w:rFonts w:hint="eastAsia"/>
        </w:rPr>
        <w:t>年</w:t>
      </w:r>
      <w:r w:rsidR="0080156B" w:rsidRPr="0080156B">
        <w:rPr>
          <w:rFonts w:hint="eastAsia"/>
        </w:rPr>
        <w:t>6</w:t>
      </w:r>
      <w:r w:rsidR="0080156B" w:rsidRPr="0080156B">
        <w:rPr>
          <w:rFonts w:hint="eastAsia"/>
        </w:rPr>
        <w:t>月整改完毕并恢复游戏下载，故各项数据恢复正常</w:t>
      </w:r>
      <w:r w:rsidR="006154C1" w:rsidRPr="006154C1">
        <w:rPr>
          <w:rFonts w:hint="eastAsia"/>
        </w:rPr>
        <w:t>。</w:t>
      </w:r>
      <w:commentRangeEnd w:id="37"/>
      <w:r w:rsidR="0080156B">
        <w:rPr>
          <w:rStyle w:val="a9"/>
        </w:rPr>
        <w:commentReference w:id="37"/>
      </w:r>
      <w:r w:rsidR="006154C1">
        <w:rPr>
          <w:rFonts w:hint="eastAsia"/>
        </w:rPr>
        <w:t xml:space="preserve"> </w:t>
      </w:r>
    </w:p>
    <w:p w14:paraId="3668CB57" w14:textId="1E9D0251" w:rsidR="00166B2A" w:rsidRDefault="00166B2A" w:rsidP="0005013D">
      <w:pPr>
        <w:ind w:firstLineChars="0" w:firstLine="0"/>
        <w:jc w:val="center"/>
      </w:pPr>
      <w:r w:rsidRPr="00166B2A">
        <w:rPr>
          <w:noProof/>
        </w:rPr>
        <w:lastRenderedPageBreak/>
        <w:drawing>
          <wp:inline distT="0" distB="0" distL="0" distR="0" wp14:anchorId="59A342D8" wp14:editId="1733468C">
            <wp:extent cx="5274310" cy="2610594"/>
            <wp:effectExtent l="0" t="0" r="2540" b="0"/>
            <wp:docPr id="33" name="图片 33" descr="D:\火星\~temp\火星图片_20180822_153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火星\~temp\火星图片_20180822_15384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</w:t>
      </w:r>
      <w:commentRangeStart w:id="38"/>
      <w:r>
        <w:rPr>
          <w:rFonts w:hint="eastAsia"/>
        </w:rPr>
        <w:t>月平均单次充值金额分析</w:t>
      </w:r>
      <w:commentRangeEnd w:id="38"/>
      <w:r w:rsidR="00ED5573">
        <w:rPr>
          <w:rStyle w:val="a9"/>
        </w:rPr>
        <w:commentReference w:id="38"/>
      </w:r>
    </w:p>
    <w:p w14:paraId="50BCAFBE" w14:textId="1F737CE0" w:rsidR="0005013D" w:rsidRDefault="0005013D" w:rsidP="00ED5573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 w:rsidR="0059084D">
        <w:rPr>
          <w:rFonts w:hint="eastAsia"/>
        </w:rPr>
        <w:t>后</w:t>
      </w:r>
      <w:r w:rsidR="0059084D">
        <w:t>持续上升值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。手游新增用户远超端游同期新增用户，且《神武系列（手游）》首充活动单次充值金额较低、手游小额消费点更多，故手游相关月份平均单次充值金额有所下降。</w:t>
      </w:r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ED5573">
        <w:t>5</w:t>
      </w:r>
      <w:r w:rsidR="00ED5573">
        <w:rPr>
          <w:rFonts w:hint="eastAsia"/>
        </w:rPr>
        <w:t>月</w:t>
      </w:r>
      <w:r w:rsidR="00EB6BE6">
        <w:rPr>
          <w:rFonts w:hint="eastAsia"/>
        </w:rPr>
        <w:t>，</w:t>
      </w:r>
      <w:r w:rsidR="00EB6BE6" w:rsidRPr="00041B2D">
        <w:rPr>
          <w:rFonts w:hint="eastAsia"/>
        </w:rPr>
        <w:t>《神武系列（手游）》</w:t>
      </w:r>
      <w:r w:rsidR="00ED5573">
        <w:rPr>
          <w:rFonts w:hint="eastAsia"/>
        </w:rPr>
        <w:t>平均单次充值金额较</w:t>
      </w:r>
      <w:r w:rsidR="00EB6BE6">
        <w:rPr>
          <w:rFonts w:hint="eastAsia"/>
        </w:rPr>
        <w:t>高</w:t>
      </w:r>
      <w:r w:rsidR="00573670">
        <w:t>，我们了解</w:t>
      </w:r>
      <w:r w:rsidR="00573670">
        <w:rPr>
          <w:rFonts w:hint="eastAsia"/>
        </w:rPr>
        <w:t>到</w:t>
      </w:r>
      <w:r w:rsidR="00041B2D" w:rsidRPr="00041B2D">
        <w:rPr>
          <w:rFonts w:hint="eastAsia"/>
        </w:rPr>
        <w:t>2018</w:t>
      </w:r>
      <w:r w:rsidR="00041B2D" w:rsidRPr="00041B2D">
        <w:rPr>
          <w:rFonts w:hint="eastAsia"/>
        </w:rPr>
        <w:t>年</w:t>
      </w:r>
      <w:r w:rsidR="00041B2D" w:rsidRPr="00041B2D">
        <w:rPr>
          <w:rFonts w:hint="eastAsia"/>
        </w:rPr>
        <w:t>5</w:t>
      </w:r>
      <w:r w:rsidR="00041B2D" w:rsidRPr="00041B2D">
        <w:rPr>
          <w:rFonts w:hint="eastAsia"/>
        </w:rPr>
        <w:t>月因接入微信、微博等外部</w:t>
      </w:r>
      <w:r w:rsidR="00041B2D" w:rsidRPr="00041B2D">
        <w:rPr>
          <w:rFonts w:hint="eastAsia"/>
        </w:rPr>
        <w:t>sdk</w:t>
      </w:r>
      <w:r w:rsidR="00041B2D" w:rsidRPr="00041B2D">
        <w:rPr>
          <w:rFonts w:hint="eastAsia"/>
        </w:rPr>
        <w:t>，被苹果公司要求整改，整改期间新用户无法下载游戏，使得当月</w:t>
      </w:r>
      <w:r w:rsidR="00EB6BE6">
        <w:rPr>
          <w:rFonts w:hint="eastAsia"/>
        </w:rPr>
        <w:t>充值订单量</w:t>
      </w:r>
      <w:r w:rsidR="00041B2D" w:rsidRPr="00041B2D">
        <w:rPr>
          <w:rFonts w:hint="eastAsia"/>
        </w:rPr>
        <w:t>有所下降，从而导致</w:t>
      </w:r>
      <w:r w:rsidR="00EB6BE6">
        <w:rPr>
          <w:rFonts w:hint="eastAsia"/>
        </w:rPr>
        <w:t>单次平均</w:t>
      </w:r>
      <w:r w:rsidR="00EB6BE6">
        <w:t>充值金额</w:t>
      </w:r>
      <w:r w:rsidR="00041B2D" w:rsidRPr="00041B2D">
        <w:rPr>
          <w:rFonts w:hint="eastAsia"/>
        </w:rPr>
        <w:t>升高，至</w:t>
      </w:r>
      <w:r w:rsidR="00041B2D" w:rsidRPr="00041B2D">
        <w:rPr>
          <w:rFonts w:hint="eastAsia"/>
        </w:rPr>
        <w:t>2018</w:t>
      </w:r>
      <w:r w:rsidR="00041B2D" w:rsidRPr="00041B2D">
        <w:rPr>
          <w:rFonts w:hint="eastAsia"/>
        </w:rPr>
        <w:t>年</w:t>
      </w:r>
      <w:r w:rsidR="00041B2D" w:rsidRPr="00041B2D">
        <w:rPr>
          <w:rFonts w:hint="eastAsia"/>
        </w:rPr>
        <w:t>6</w:t>
      </w:r>
      <w:r w:rsidR="00041B2D" w:rsidRPr="00041B2D">
        <w:rPr>
          <w:rFonts w:hint="eastAsia"/>
        </w:rPr>
        <w:t>月整改完毕并恢复游戏下载，故各项数据恢复正常</w:t>
      </w:r>
      <w:r w:rsidR="00EB6BE6">
        <w:rPr>
          <w:rFonts w:hint="eastAsia"/>
        </w:rPr>
        <w:t>。</w:t>
      </w:r>
    </w:p>
    <w:p w14:paraId="42AECEFC" w14:textId="7CCE6DD6" w:rsidR="00ED5573" w:rsidRDefault="00ED5573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658A5B4" wp14:editId="4610A8B7">
            <wp:extent cx="5274310" cy="2637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1F14E58D" w14:textId="14D79DEA" w:rsidR="0005013D" w:rsidRDefault="0005013D" w:rsidP="0059084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E654C41" w14:textId="04B32877" w:rsidR="0059084D" w:rsidRDefault="0059084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824222A" wp14:editId="1A02CA72">
            <wp:extent cx="5274310" cy="28835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端—系统内充值金额与财务确认收入金额月变化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60B82C3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4854653" wp14:editId="72AA01FE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）日平均充值金额分析</w:t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50608AC2" w:rsidR="0005013D" w:rsidRDefault="0080390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2B80494" wp14:editId="334D37DC">
            <wp:extent cx="5274310" cy="2324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）小时总充值金额分析</w:t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时左右亦为充值小高峰（与端游不同），我们了解到用户自然形成的付费习惯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由于产品特性存在差异，手游产品便携的特性决定了用户在夜晚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时活跃程度较之端游用户偏高，故日中各时段的充值峰值存在差异</w:t>
      </w:r>
      <w:r>
        <w:t>。</w:t>
      </w:r>
    </w:p>
    <w:p w14:paraId="303759B0" w14:textId="5AF18ECD" w:rsidR="0005013D" w:rsidRDefault="0080390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0004251" wp14:editId="60C23D41">
            <wp:extent cx="5274310" cy="2439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）充值金额分布</w:t>
      </w:r>
    </w:p>
    <w:p w14:paraId="43426C91" w14:textId="5D7A743F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。我们发现充值人数主要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充值人数的</w:t>
      </w:r>
      <w:r>
        <w:rPr>
          <w:rFonts w:hint="eastAsia"/>
        </w:rPr>
        <w:t>91.</w:t>
      </w:r>
      <w:r w:rsidR="001C6EC4">
        <w:t>36</w:t>
      </w:r>
      <w:r>
        <w:t>%</w:t>
      </w:r>
      <w:r>
        <w:rPr>
          <w:rFonts w:hint="eastAsia"/>
        </w:rPr>
        <w:t>，占</w:t>
      </w:r>
      <w:r>
        <w:t>总充值金额的</w:t>
      </w:r>
      <w:r w:rsidR="001C6EC4">
        <w:t>19</w:t>
      </w:r>
      <w:r>
        <w:t>.</w:t>
      </w:r>
      <w:r w:rsidR="001C6EC4">
        <w:t>68</w:t>
      </w:r>
      <w:r>
        <w:t>%</w:t>
      </w:r>
      <w:r>
        <w:rPr>
          <w:rFonts w:hint="eastAsia"/>
        </w:rPr>
        <w:t>；充值</w:t>
      </w:r>
      <w:r>
        <w:t>金额主要</w:t>
      </w:r>
      <w:r w:rsidR="001C6EC4">
        <w:rPr>
          <w:rFonts w:hint="eastAsia"/>
        </w:rPr>
        <w:t>分布</w:t>
      </w:r>
      <w:r>
        <w:t>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 w:rsidR="00581C73">
        <w:t>3</w:t>
      </w:r>
      <w:r>
        <w:t>0000</w:t>
      </w:r>
      <w:r>
        <w:rPr>
          <w:rFonts w:hint="eastAsia"/>
        </w:rPr>
        <w:t>元</w:t>
      </w:r>
      <w:r>
        <w:t>之间</w:t>
      </w:r>
      <w:r w:rsidR="003436F6">
        <w:rPr>
          <w:rFonts w:hint="eastAsia"/>
        </w:rPr>
        <w:t>，</w:t>
      </w:r>
      <w:r w:rsidR="003436F6" w:rsidRPr="003436F6">
        <w:rPr>
          <w:rFonts w:hint="eastAsia"/>
        </w:rPr>
        <w:t>占总充值人数的</w:t>
      </w:r>
      <w:r w:rsidR="003436F6">
        <w:rPr>
          <w:rFonts w:hint="eastAsia"/>
        </w:rPr>
        <w:t>22.09</w:t>
      </w:r>
      <w:r w:rsidR="003436F6" w:rsidRPr="003436F6">
        <w:rPr>
          <w:rFonts w:hint="eastAsia"/>
        </w:rPr>
        <w:t>%</w:t>
      </w:r>
      <w:r w:rsidR="003436F6" w:rsidRPr="003436F6">
        <w:rPr>
          <w:rFonts w:hint="eastAsia"/>
        </w:rPr>
        <w:t>，占总充值金额的</w:t>
      </w:r>
      <w:r w:rsidR="003436F6">
        <w:t>49.09</w:t>
      </w:r>
      <w:r w:rsidR="003436F6" w:rsidRPr="003436F6">
        <w:rPr>
          <w:rFonts w:hint="eastAsia"/>
        </w:rPr>
        <w:t>%</w:t>
      </w:r>
      <w:r w:rsidR="003436F6">
        <w:rPr>
          <w:rFonts w:hint="eastAsia"/>
        </w:rPr>
        <w:t>，</w:t>
      </w:r>
      <w:r w:rsidR="003436F6" w:rsidRPr="003436F6">
        <w:rPr>
          <w:rFonts w:hint="eastAsia"/>
        </w:rPr>
        <w:t>同时充值金额超过</w:t>
      </w:r>
      <w:r w:rsidR="003436F6" w:rsidRPr="003436F6">
        <w:rPr>
          <w:rFonts w:hint="eastAsia"/>
        </w:rPr>
        <w:t>100000</w:t>
      </w:r>
      <w:r w:rsidR="003436F6">
        <w:rPr>
          <w:rFonts w:hint="eastAsia"/>
        </w:rPr>
        <w:t>元的用户</w:t>
      </w:r>
      <w:r>
        <w:t>占总充值</w:t>
      </w:r>
      <w:r>
        <w:rPr>
          <w:rFonts w:hint="eastAsia"/>
        </w:rPr>
        <w:t>人数</w:t>
      </w:r>
      <w:r>
        <w:t>的</w:t>
      </w:r>
      <w:r w:rsidR="003436F6">
        <w:t>0.26</w:t>
      </w:r>
      <w:r>
        <w:t>%</w:t>
      </w:r>
      <w:r>
        <w:rPr>
          <w:rFonts w:hint="eastAsia"/>
        </w:rPr>
        <w:t>，</w:t>
      </w:r>
      <w:r>
        <w:t>占总充值金额的</w:t>
      </w:r>
      <w:r w:rsidR="003436F6">
        <w:t>21.44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0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BA375F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1C6EC4" w:rsidRPr="001C6EC4" w14:paraId="762844BD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A48B3" w14:textId="00198420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3D56D" w14:textId="6DEE7246" w:rsidR="001C6EC4" w:rsidRDefault="001C6EC4" w:rsidP="001C6EC4">
            <w:pPr>
              <w:widowControl/>
              <w:spacing w:line="240" w:lineRule="auto"/>
              <w:ind w:right="180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303260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6FA963" w14:textId="6071C9D2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7,949,004.00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21F4C" w14:textId="56669F34" w:rsidR="001C6EC4" w:rsidRDefault="001C6EC4" w:rsidP="001C6EC4">
            <w:pPr>
              <w:widowControl/>
              <w:spacing w:line="240" w:lineRule="auto"/>
              <w:ind w:right="90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47.41%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7627A" w14:textId="39F66149" w:rsidR="001C6EC4" w:rsidRDefault="001C6EC4" w:rsidP="001C6EC4">
            <w:pPr>
              <w:widowControl/>
              <w:spacing w:line="240" w:lineRule="auto"/>
              <w:ind w:right="270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47.41%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9C12E" w14:textId="3BFF0DBA" w:rsidR="001C6EC4" w:rsidRDefault="001C6EC4" w:rsidP="001C6EC4">
            <w:pPr>
              <w:widowControl/>
              <w:spacing w:line="240" w:lineRule="auto"/>
              <w:ind w:right="180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4D9E8" w14:textId="42BE7B1A" w:rsidR="001C6EC4" w:rsidRDefault="001C6EC4" w:rsidP="001C6EC4">
            <w:pPr>
              <w:widowControl/>
              <w:spacing w:line="240" w:lineRule="auto"/>
              <w:ind w:right="270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</w:tr>
      <w:tr w:rsidR="001C6EC4" w14:paraId="01A0D6C0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C1263B" w14:textId="3912E1A2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47441" w14:textId="18598C3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132835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CE51D" w14:textId="434C598B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33,824,145.60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FE5AFB" w14:textId="1FF27103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20.77%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53A08" w14:textId="43F6379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68.18%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C01F7F" w14:textId="0CA22EB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515C3" w14:textId="12B78E5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2.73%</w:t>
            </w:r>
          </w:p>
        </w:tc>
      </w:tr>
      <w:tr w:rsidR="001C6EC4" w14:paraId="56B9E4FC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B2F70" w14:textId="6536DCD6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378B31" w14:textId="44C93EC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53361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3C24A" w14:textId="12B9A171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38,257,283.40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146D4" w14:textId="1966923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72AD4" w14:textId="265F8E5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76.52%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2CB81" w14:textId="773704C6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65C817" w14:textId="7F413823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5.23%</w:t>
            </w:r>
          </w:p>
        </w:tc>
      </w:tr>
      <w:tr w:rsidR="001C6EC4" w14:paraId="07630627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26E17" w14:textId="7B304E1E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63A53" w14:textId="1BFA4D1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94969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8776A" w14:textId="3B33DCB4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221,171,680.82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1A01B0" w14:textId="159DD0C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F9127" w14:textId="4D63BE6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91.36%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08BAA" w14:textId="797D4854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14.45%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6AD464" w14:textId="595FE90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19.68%</w:t>
            </w:r>
          </w:p>
        </w:tc>
      </w:tr>
      <w:tr w:rsidR="001C6EC4" w14:paraId="13CA6C9A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FC986" w14:textId="622EE184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32533" w14:textId="62F39F98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25140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6D164" w14:textId="4C283EE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176,720,821.21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BEE8E" w14:textId="5D67300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B6F90" w14:textId="4C5794A1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95.29%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3C713" w14:textId="7904B5A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11.55%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C8DCC5" w14:textId="5575678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31.23%</w:t>
            </w:r>
          </w:p>
        </w:tc>
      </w:tr>
      <w:tr w:rsidR="001C6EC4" w14:paraId="1DECF31E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B50D4F" w14:textId="276E1A17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C86D6" w14:textId="7C40601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15580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5D923D" w14:textId="5BDE046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217,630,518.02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C0077A" w14:textId="12311EAC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B9A94" w14:textId="1D34026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97.73%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5EFA4" w14:textId="67353F7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17322F" w14:textId="397DE173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45.45%</w:t>
            </w:r>
          </w:p>
        </w:tc>
      </w:tr>
      <w:tr w:rsidR="001C6EC4" w14:paraId="7B6F8E97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788A9" w14:textId="5DBB5930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828F2A" w14:textId="3E86CAA9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5592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BB1AF2" w14:textId="5D02FB1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135,772,803.61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583D8" w14:textId="14950D0C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FA559" w14:textId="7F6C3E92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98.60%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9723CC" w14:textId="5C1B64F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8.87%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50222" w14:textId="3852E321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54.32%</w:t>
            </w:r>
          </w:p>
        </w:tc>
      </w:tr>
      <w:tr w:rsidR="001C6EC4" w14:paraId="71DC92C5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E388F" w14:textId="5C3CD304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C899B" w14:textId="2E228618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2647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880057" w14:textId="505FF86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91,173,549.61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81CBEB" w14:textId="6DDAEC2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8C6B1" w14:textId="55F475B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B69B7" w14:textId="2CC7412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C35D3B" w14:textId="19BEA04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60.28%</w:t>
            </w:r>
          </w:p>
        </w:tc>
      </w:tr>
      <w:tr w:rsidR="001C6EC4" w14:paraId="26F3027E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796D0" w14:textId="66DB7955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17E27" w14:textId="551378D6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1583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1A125" w14:textId="247134F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70,346,467.80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FCF66" w14:textId="765CAD79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4566C" w14:textId="7DE05432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99.27%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422F4" w14:textId="1A7DCC73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4.60%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DF3E9" w14:textId="471F2ACB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64.87%</w:t>
            </w:r>
          </w:p>
        </w:tc>
      </w:tr>
      <w:tr w:rsidR="001C6EC4" w14:paraId="1525E5AC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B3753D" w14:textId="1614B159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57A5B" w14:textId="7DC62AA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1096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3BCB1" w14:textId="70200E3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60,090,773.40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A9EA7" w14:textId="11C0FC6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54A07" w14:textId="12585E19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99.44%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5D4D3" w14:textId="2662680C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253CD" w14:textId="7BF724A3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68.80%</w:t>
            </w:r>
          </w:p>
        </w:tc>
      </w:tr>
      <w:tr w:rsidR="001C6EC4" w14:paraId="4DD2E4F9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8B73F" w14:textId="2E2F0446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ADBD5" w14:textId="5E4008E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744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03C17" w14:textId="5CE2C2D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48,079,563.00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E23A9" w14:textId="2A3375B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AD40C" w14:textId="6DAD10C1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5BF67" w14:textId="04665D3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8CB39A" w14:textId="1FE5BB4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71.94%</w:t>
            </w:r>
          </w:p>
        </w:tc>
      </w:tr>
      <w:tr w:rsidR="001C6EC4" w14:paraId="3A8FE77E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70FFB" w14:textId="714F90D4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CDCC2" w14:textId="4234102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532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DF0BF" w14:textId="65A4C718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39,892,998.60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982EF" w14:textId="28A1F7A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09D5" w14:textId="4D5A5526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99.64%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2DF4A" w14:textId="0AD294D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CC21F" w14:textId="2CCDB03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74.55%</w:t>
            </w:r>
          </w:p>
        </w:tc>
      </w:tr>
      <w:tr w:rsidR="001C6EC4" w14:paraId="1F876B4A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0AA82" w14:textId="79089B30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A1FFC" w14:textId="7975F3F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9C974" w14:textId="50B48FB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32,422,244.40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26F35" w14:textId="137D47E0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13F10" w14:textId="1D5795CF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BD177E" w14:textId="597041B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3AE59B" w14:textId="201E420C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76.67%</w:t>
            </w:r>
          </w:p>
        </w:tc>
      </w:tr>
      <w:tr w:rsidR="001C6EC4" w14:paraId="7965F828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BB2A7" w14:textId="64732524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17010" w14:textId="27637AFE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305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4BC8C" w14:textId="528F2CC4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29,015,044.80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22438A" w14:textId="196ADBA8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5E88F" w14:textId="5555B8C9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7B794" w14:textId="6C35344A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8A6589" w14:textId="0D00085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78.56%</w:t>
            </w:r>
          </w:p>
        </w:tc>
      </w:tr>
      <w:tr w:rsidR="001C6EC4" w14:paraId="2627FA0E" w14:textId="77777777" w:rsidTr="00141DCB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E09FF" w14:textId="1C3A6BA0" w:rsidR="001C6EC4" w:rsidRDefault="001C6EC4" w:rsidP="001C6EC4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25207" w14:textId="0A2F940B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1641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1C0F2" w14:textId="19B4E22B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328,116,944.42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3B4B1" w14:textId="080FA8C1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7CDA8" w14:textId="63FB08D5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97A53" w14:textId="713299FD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6A941" w14:textId="6DAAD0E7" w:rsidR="001C6EC4" w:rsidRDefault="001C6EC4" w:rsidP="001C6EC4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1C6EC4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11E13385" w:rsidR="0005013D" w:rsidRDefault="00581C73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07823F93" wp14:editId="05E1099B">
            <wp:extent cx="5274310" cy="3725545"/>
            <wp:effectExtent l="0" t="0" r="254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端—各充值区间总人数与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）充值方式分布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2A871533" w14:textId="540CB872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充值人数</w:t>
      </w:r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的比例折算得到的人民币金额。我们发现充值地区整体分布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的充值</w:t>
      </w:r>
      <w:r>
        <w:t>人数和充值金额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C48C0">
        <w:t>30.40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充值地域分布表”，充值</w:t>
      </w:r>
      <w:r>
        <w:t>总金额分布情况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2410"/>
        <w:gridCol w:w="1701"/>
        <w:gridCol w:w="1701"/>
      </w:tblGrid>
      <w:tr w:rsidR="0005013D" w14:paraId="6B6E666C" w14:textId="77777777" w:rsidTr="00EC48C0">
        <w:trPr>
          <w:trHeight w:val="397"/>
          <w:tblHeader/>
          <w:jc w:val="center"/>
        </w:trPr>
        <w:tc>
          <w:tcPr>
            <w:tcW w:w="1413" w:type="dxa"/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10" w:type="dxa"/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01" w:type="dxa"/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701" w:type="dxa"/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EC48C0" w14:paraId="2AA690F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55C3978" w14:textId="07C04079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410" w:type="dxa"/>
            <w:shd w:val="clear" w:color="auto" w:fill="auto"/>
          </w:tcPr>
          <w:p w14:paraId="3E156A5D" w14:textId="4D74146F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239,830,659.62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9E4D59" w14:textId="44A9A69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0A27D3" w14:textId="6A70656D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15.67%</w:t>
            </w:r>
          </w:p>
        </w:tc>
      </w:tr>
      <w:tr w:rsidR="00EC48C0" w14:paraId="7CAB4AC2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314EA63" w14:textId="36FCBB40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410" w:type="dxa"/>
            <w:shd w:val="clear" w:color="auto" w:fill="auto"/>
          </w:tcPr>
          <w:p w14:paraId="6470C5CF" w14:textId="446F190D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225,406,843.22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617AFA" w14:textId="4DE9277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14.73%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B7AE6D" w14:textId="468E4EE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30.40%</w:t>
            </w:r>
          </w:p>
        </w:tc>
      </w:tr>
      <w:tr w:rsidR="00EC48C0" w14:paraId="610AB37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25FF966" w14:textId="0E6E8D37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410" w:type="dxa"/>
            <w:shd w:val="clear" w:color="auto" w:fill="auto"/>
          </w:tcPr>
          <w:p w14:paraId="46EFA0E3" w14:textId="08213282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111,802,656.01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FBEE57" w14:textId="348619E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8F3838D" w14:textId="44D4812B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37.70%</w:t>
            </w:r>
          </w:p>
        </w:tc>
      </w:tr>
      <w:tr w:rsidR="00EC48C0" w14:paraId="5EB7E7F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29447CD" w14:textId="7B19CB62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410" w:type="dxa"/>
            <w:shd w:val="clear" w:color="auto" w:fill="auto"/>
          </w:tcPr>
          <w:p w14:paraId="3D9386AC" w14:textId="6DFA4AD2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107,391,034.81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A2506B" w14:textId="75E4BC3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7.02%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F41433" w14:textId="2A93E426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44.72%</w:t>
            </w:r>
          </w:p>
        </w:tc>
      </w:tr>
      <w:tr w:rsidR="00EC48C0" w14:paraId="7946D84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04B60F9" w14:textId="67B753FC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海外</w:t>
            </w:r>
          </w:p>
        </w:tc>
        <w:tc>
          <w:tcPr>
            <w:tcW w:w="2410" w:type="dxa"/>
            <w:shd w:val="clear" w:color="auto" w:fill="auto"/>
          </w:tcPr>
          <w:p w14:paraId="76D413A9" w14:textId="69018AC4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96,911,942.41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103271E" w14:textId="657D04AA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10072F4" w14:textId="250FCA1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51.05%</w:t>
            </w:r>
          </w:p>
        </w:tc>
      </w:tr>
      <w:tr w:rsidR="00EC48C0" w14:paraId="3E3EA34F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DE4DDC3" w14:textId="6DDF0E28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410" w:type="dxa"/>
            <w:shd w:val="clear" w:color="auto" w:fill="auto"/>
          </w:tcPr>
          <w:p w14:paraId="401C48F2" w14:textId="49909F8E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74,077,000.21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8275438" w14:textId="450637B5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7D695D3" w14:textId="385AA58E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EC48C0" w14:paraId="5400D365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40BD782" w14:textId="4E76C4FC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410" w:type="dxa"/>
            <w:shd w:val="clear" w:color="auto" w:fill="auto"/>
          </w:tcPr>
          <w:p w14:paraId="5557467B" w14:textId="30D1B5D7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64,358,221.21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37B5A0" w14:textId="2F73E407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4.21%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3F85E7" w14:textId="6B9B5EE9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60.10%</w:t>
            </w:r>
          </w:p>
        </w:tc>
      </w:tr>
      <w:tr w:rsidR="00EC48C0" w14:paraId="1419656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EBAB9C9" w14:textId="69BA3D57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410" w:type="dxa"/>
            <w:shd w:val="clear" w:color="auto" w:fill="auto"/>
          </w:tcPr>
          <w:p w14:paraId="1C7623AC" w14:textId="5A5C023E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60,568,729.20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43342E" w14:textId="468CC1B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35B97A" w14:textId="5E2B63E5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64.06%</w:t>
            </w:r>
          </w:p>
        </w:tc>
      </w:tr>
      <w:tr w:rsidR="00EC48C0" w14:paraId="779D29E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D53B8FF" w14:textId="513BB8C2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410" w:type="dxa"/>
            <w:shd w:val="clear" w:color="auto" w:fill="auto"/>
          </w:tcPr>
          <w:p w14:paraId="7FECD84A" w14:textId="1DB333BB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51,694,650.00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327DED" w14:textId="0EB9F913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815CE6D" w14:textId="63F525CD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67.43%</w:t>
            </w:r>
          </w:p>
        </w:tc>
      </w:tr>
      <w:tr w:rsidR="00EC48C0" w14:paraId="56EF8412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35E4C87" w14:textId="09D8E6E3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410" w:type="dxa"/>
            <w:shd w:val="clear" w:color="auto" w:fill="auto"/>
          </w:tcPr>
          <w:p w14:paraId="33AAB262" w14:textId="2FD48C86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49,925,509.20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8A1D30" w14:textId="62A8CA98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3.26%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8E8E21" w14:textId="0FD06B9A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70.70%</w:t>
            </w:r>
          </w:p>
        </w:tc>
      </w:tr>
      <w:tr w:rsidR="00EC48C0" w14:paraId="3576A684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DAA7896" w14:textId="63A5AD4A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河北</w:t>
            </w:r>
          </w:p>
        </w:tc>
        <w:tc>
          <w:tcPr>
            <w:tcW w:w="2410" w:type="dxa"/>
            <w:shd w:val="clear" w:color="auto" w:fill="auto"/>
          </w:tcPr>
          <w:p w14:paraId="4FE0E85C" w14:textId="462AA7AE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43,270,806.60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3EF169" w14:textId="221A29B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BFF068" w14:textId="79929FB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73.52%</w:t>
            </w:r>
          </w:p>
        </w:tc>
      </w:tr>
      <w:tr w:rsidR="00EC48C0" w14:paraId="4E1AD0E1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23DEF38A" w14:textId="78810D81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410" w:type="dxa"/>
            <w:shd w:val="clear" w:color="auto" w:fill="auto"/>
          </w:tcPr>
          <w:p w14:paraId="3B31C9F4" w14:textId="6B854F46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39,867,861.60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1D60CC" w14:textId="3DEB4D7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2.60%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172CB5" w14:textId="221C4C24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76.13%</w:t>
            </w:r>
          </w:p>
        </w:tc>
      </w:tr>
      <w:tr w:rsidR="00EC48C0" w14:paraId="1C4D822C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75CC27A2" w14:textId="0438F37D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410" w:type="dxa"/>
            <w:shd w:val="clear" w:color="auto" w:fill="auto"/>
          </w:tcPr>
          <w:p w14:paraId="34195EF3" w14:textId="35569E53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35,648,478.60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C5C55BC" w14:textId="1D32CF4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51F5C0" w14:textId="21B2FD38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78.46%</w:t>
            </w:r>
          </w:p>
        </w:tc>
      </w:tr>
      <w:tr w:rsidR="00EC48C0" w14:paraId="3E9C68C8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4878708" w14:textId="7334CB91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410" w:type="dxa"/>
            <w:shd w:val="clear" w:color="auto" w:fill="auto"/>
          </w:tcPr>
          <w:p w14:paraId="3E542ED3" w14:textId="6B226675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31,888,336.20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E95243A" w14:textId="0F075A7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2.08%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9B9B29" w14:textId="359C909A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80.54%</w:t>
            </w:r>
          </w:p>
        </w:tc>
      </w:tr>
      <w:tr w:rsidR="00EC48C0" w14:paraId="4722554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16CA849" w14:textId="6AF39611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410" w:type="dxa"/>
            <w:shd w:val="clear" w:color="auto" w:fill="auto"/>
          </w:tcPr>
          <w:p w14:paraId="1080B404" w14:textId="1A803259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30,638,386.80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486B979" w14:textId="229C7F5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2.00%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F861D64" w14:textId="5D12071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82.54%</w:t>
            </w:r>
          </w:p>
        </w:tc>
      </w:tr>
      <w:tr w:rsidR="00EC48C0" w14:paraId="3B91242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B2E575E" w14:textId="1441F54A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410" w:type="dxa"/>
            <w:shd w:val="clear" w:color="auto" w:fill="auto"/>
          </w:tcPr>
          <w:p w14:paraId="0BDA6B12" w14:textId="15991A91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30,273,272.40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4A54AD" w14:textId="25CE2235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F9F4119" w14:textId="3EBF346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84.52%</w:t>
            </w:r>
          </w:p>
        </w:tc>
      </w:tr>
      <w:tr w:rsidR="00EC48C0" w14:paraId="32203FA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A252F0E" w14:textId="7F8C6B84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410" w:type="dxa"/>
            <w:shd w:val="clear" w:color="auto" w:fill="auto"/>
          </w:tcPr>
          <w:p w14:paraId="0F8B1716" w14:textId="7A1E7DFF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30,042,226.20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6016927" w14:textId="4F506A3B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2BE5EB" w14:textId="684FCBC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86.48%</w:t>
            </w:r>
          </w:p>
        </w:tc>
      </w:tr>
      <w:tr w:rsidR="00EC48C0" w14:paraId="0EF8062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1A3727B0" w14:textId="46915E46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410" w:type="dxa"/>
            <w:shd w:val="clear" w:color="auto" w:fill="auto"/>
          </w:tcPr>
          <w:p w14:paraId="50FA56FD" w14:textId="3B8F491A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26,846,883.00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E80FC3" w14:textId="1374DE0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1.75%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B17C3E" w14:textId="0BD51D5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88.24%</w:t>
            </w:r>
          </w:p>
        </w:tc>
      </w:tr>
      <w:tr w:rsidR="00EC48C0" w14:paraId="3FF5E2C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C11DA44" w14:textId="69F4AD36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410" w:type="dxa"/>
            <w:shd w:val="clear" w:color="auto" w:fill="auto"/>
          </w:tcPr>
          <w:p w14:paraId="33EF4E73" w14:textId="6D239643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21,376,181.40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A17341" w14:textId="04FFE9D3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CF90E2" w14:textId="42FC8B22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89.63%</w:t>
            </w:r>
          </w:p>
        </w:tc>
      </w:tr>
      <w:tr w:rsidR="00EC48C0" w14:paraId="12A2A987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709BA5E" w14:textId="591725DC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410" w:type="dxa"/>
            <w:shd w:val="clear" w:color="auto" w:fill="auto"/>
          </w:tcPr>
          <w:p w14:paraId="2B3F8C54" w14:textId="3C88FDBE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20,682,463.20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FF746BC" w14:textId="777FF1C7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1.35%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617A6F" w14:textId="6924E05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90.99%</w:t>
            </w:r>
          </w:p>
        </w:tc>
      </w:tr>
      <w:tr w:rsidR="00EC48C0" w14:paraId="2CB1DCCA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54E522D" w14:textId="63944052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10" w:type="dxa"/>
            <w:shd w:val="clear" w:color="auto" w:fill="auto"/>
          </w:tcPr>
          <w:p w14:paraId="28B32951" w14:textId="09A2F43A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18,479,811.00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C44DF44" w14:textId="16C2B84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36218B" w14:textId="32BA265E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92.19%</w:t>
            </w:r>
          </w:p>
        </w:tc>
      </w:tr>
      <w:tr w:rsidR="00EC48C0" w14:paraId="3064113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E6FFEA2" w14:textId="10D09765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410" w:type="dxa"/>
            <w:shd w:val="clear" w:color="auto" w:fill="auto"/>
          </w:tcPr>
          <w:p w14:paraId="6988711A" w14:textId="0A41EF9F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18,049,479.00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67F3FF" w14:textId="624C4CC2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0859A6" w14:textId="6A5F0613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93.37%</w:t>
            </w:r>
          </w:p>
        </w:tc>
      </w:tr>
      <w:tr w:rsidR="00EC48C0" w14:paraId="407277A4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9F64C7F" w14:textId="6F4EF146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410" w:type="dxa"/>
            <w:shd w:val="clear" w:color="auto" w:fill="auto"/>
          </w:tcPr>
          <w:p w14:paraId="48E156DD" w14:textId="6F12AE09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17,266,208.40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7CE3501" w14:textId="6316014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D41D3D" w14:textId="16060039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94.50%</w:t>
            </w:r>
          </w:p>
        </w:tc>
      </w:tr>
      <w:tr w:rsidR="00EC48C0" w14:paraId="6E15D47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2649730" w14:textId="518A44AF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410" w:type="dxa"/>
            <w:shd w:val="clear" w:color="auto" w:fill="auto"/>
          </w:tcPr>
          <w:p w14:paraId="6808C049" w14:textId="63809D22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13,244,183.40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C5A509" w14:textId="08876F20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59260E" w14:textId="0B9FE953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95.37%</w:t>
            </w:r>
          </w:p>
        </w:tc>
      </w:tr>
      <w:tr w:rsidR="00EC48C0" w14:paraId="62D2234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6855404" w14:textId="36534B6B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410" w:type="dxa"/>
            <w:shd w:val="clear" w:color="auto" w:fill="auto"/>
          </w:tcPr>
          <w:p w14:paraId="53F4F57E" w14:textId="52AE29DC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12,849,433.80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7ACD05" w14:textId="5CB1B963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D182863" w14:textId="18A352D9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96.21%</w:t>
            </w:r>
          </w:p>
        </w:tc>
      </w:tr>
      <w:tr w:rsidR="00EC48C0" w14:paraId="79854A5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2A00EF2" w14:textId="4ED9F17C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410" w:type="dxa"/>
            <w:shd w:val="clear" w:color="auto" w:fill="auto"/>
          </w:tcPr>
          <w:p w14:paraId="416A1D93" w14:textId="5CFAD278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11,845,302.00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EFD6B11" w14:textId="2BD6E6C7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013CC5" w14:textId="7A9213D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96.98%</w:t>
            </w:r>
          </w:p>
        </w:tc>
      </w:tr>
      <w:tr w:rsidR="00EC48C0" w14:paraId="627BC4D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982310C" w14:textId="4EAB08C5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410" w:type="dxa"/>
            <w:shd w:val="clear" w:color="auto" w:fill="auto"/>
          </w:tcPr>
          <w:p w14:paraId="62A03E72" w14:textId="6668E5AA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10,746,985.20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88983F" w14:textId="40EE8387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0.70%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573E3" w14:textId="2BCE09CE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97.68%</w:t>
            </w:r>
          </w:p>
        </w:tc>
      </w:tr>
      <w:tr w:rsidR="00EC48C0" w14:paraId="10694DD5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13B9C90" w14:textId="2C89ACA3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410" w:type="dxa"/>
            <w:shd w:val="clear" w:color="auto" w:fill="auto"/>
          </w:tcPr>
          <w:p w14:paraId="26F21116" w14:textId="60388BF0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8,702,946.00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F864B7D" w14:textId="43D4D804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0AD3B9" w14:textId="7C9C82AA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98.25%</w:t>
            </w:r>
          </w:p>
        </w:tc>
      </w:tr>
      <w:tr w:rsidR="00EC48C0" w14:paraId="7F04816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32DB8DE4" w14:textId="0CEFADB6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410" w:type="dxa"/>
            <w:shd w:val="clear" w:color="auto" w:fill="auto"/>
          </w:tcPr>
          <w:p w14:paraId="2BDF2F6F" w14:textId="3CBC983B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7,569,261.00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B735E" w14:textId="3A8E63DE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0.49%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F59FEA" w14:textId="4AA71D87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98.74%</w:t>
            </w:r>
          </w:p>
        </w:tc>
      </w:tr>
      <w:tr w:rsidR="00EC48C0" w14:paraId="638C0179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AE59C31" w14:textId="01286900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410" w:type="dxa"/>
            <w:shd w:val="clear" w:color="auto" w:fill="auto"/>
          </w:tcPr>
          <w:p w14:paraId="05A5F82B" w14:textId="7CF78634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5,186,916.00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B2E408B" w14:textId="7F4507FE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6EF3CE" w14:textId="2EA59AD8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99.08%</w:t>
            </w:r>
          </w:p>
        </w:tc>
      </w:tr>
      <w:tr w:rsidR="00EC48C0" w14:paraId="53E6F9EB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0D215E6B" w14:textId="75D6752D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410" w:type="dxa"/>
            <w:shd w:val="clear" w:color="auto" w:fill="auto"/>
          </w:tcPr>
          <w:p w14:paraId="542FF215" w14:textId="5E2E9DA7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4,750,943.40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66E6D8" w14:textId="6DE575E4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0.31%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B2D6CA" w14:textId="73524555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99.39%</w:t>
            </w:r>
          </w:p>
        </w:tc>
      </w:tr>
      <w:tr w:rsidR="00EC48C0" w14:paraId="3B48B7F1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F0E93D8" w14:textId="0793BDBB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410" w:type="dxa"/>
            <w:shd w:val="clear" w:color="auto" w:fill="auto"/>
          </w:tcPr>
          <w:p w14:paraId="4D4ABFC0" w14:textId="1A7925CD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2,872,384.20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AB135F" w14:textId="3DAEF954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9130F90" w14:textId="1D14C6E6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99.58%</w:t>
            </w:r>
          </w:p>
        </w:tc>
      </w:tr>
      <w:tr w:rsidR="00EC48C0" w14:paraId="1741B57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6FC56DF7" w14:textId="60D0DC6C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410" w:type="dxa"/>
            <w:shd w:val="clear" w:color="auto" w:fill="auto"/>
          </w:tcPr>
          <w:p w14:paraId="04189FA2" w14:textId="42563048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2,487,437.40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FB0C9EA" w14:textId="502E4178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C3EFB75" w14:textId="22DDD6C2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</w:tr>
      <w:tr w:rsidR="00EC48C0" w14:paraId="04C6F3C0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EDB3061" w14:textId="7D9EBB1F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410" w:type="dxa"/>
            <w:shd w:val="clear" w:color="auto" w:fill="auto"/>
          </w:tcPr>
          <w:p w14:paraId="49DBE223" w14:textId="7DFCB973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2,163,772.80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37F3DF2" w14:textId="7C780F18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0.14%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3782F9A" w14:textId="724F8EC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</w:tr>
      <w:tr w:rsidR="00EC48C0" w14:paraId="4A47D15E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5F81C731" w14:textId="7149EE68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410" w:type="dxa"/>
            <w:shd w:val="clear" w:color="auto" w:fill="auto"/>
          </w:tcPr>
          <w:p w14:paraId="10C396B8" w14:textId="7800A9CA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1,297,711.80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A79C43F" w14:textId="5DFF973C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C6A6F96" w14:textId="5D629821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EC48C0" w14:paraId="3972E936" w14:textId="77777777" w:rsidTr="00EC48C0">
        <w:trPr>
          <w:trHeight w:val="397"/>
          <w:jc w:val="center"/>
        </w:trPr>
        <w:tc>
          <w:tcPr>
            <w:tcW w:w="1413" w:type="dxa"/>
            <w:shd w:val="clear" w:color="auto" w:fill="auto"/>
            <w:vAlign w:val="center"/>
          </w:tcPr>
          <w:p w14:paraId="4037D100" w14:textId="1C382D3B" w:rsidR="00EC48C0" w:rsidRPr="003436F6" w:rsidRDefault="00EC48C0" w:rsidP="003436F6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</w:pPr>
            <w:r w:rsidRPr="003436F6">
              <w:rPr>
                <w:rFonts w:ascii="仿宋" w:hAnsi="仿宋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410" w:type="dxa"/>
            <w:shd w:val="clear" w:color="auto" w:fill="auto"/>
          </w:tcPr>
          <w:p w14:paraId="3859BC46" w14:textId="337FA183" w:rsidR="00EC48C0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EC48C0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448,925.40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598AA03" w14:textId="0B01C9CA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BF141A" w14:textId="49EC757F" w:rsidR="00EC48C0" w:rsidRPr="006E3C08" w:rsidRDefault="00EC48C0" w:rsidP="001F455F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6E3C08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7333B0AC" w:rsidR="0005013D" w:rsidRDefault="006E3C0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10DAD3F" wp14:editId="0F299419">
            <wp:extent cx="5274310" cy="40195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端—各地区充值总金额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充值消耗比变化率盒须图</w:t>
      </w:r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端—充值消耗比变化率盒须图</w:t>
      </w:r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39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《神武系列（手游）》安卓端整体数据</w:t>
      </w:r>
      <w:r>
        <w:rPr>
          <w:b/>
          <w:sz w:val="28"/>
        </w:rPr>
        <w:t>分析结果</w:t>
      </w:r>
      <w:bookmarkEnd w:id="39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多益网络于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日结束《神武（手游）》安卓端运营，并于同时推出《神武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（手游）》安卓端；之后，多益网络于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（手游）》安卓端运营，并于同时推出《神武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安卓端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</w:t>
      </w:r>
      <w:r>
        <w:rPr>
          <w:rFonts w:hint="eastAsia"/>
        </w:rPr>
        <w:lastRenderedPageBreak/>
        <w:t>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的月变化趋势进行了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发现《神武系列（手游）》安卓端主网页浏览量呈上升趋势，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月主网页浏览量与下载点击量同时达到了期间内峰值，《神武系列（手游）》安卓端月新增付费账户数于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月份受到竞品冲击，月新增付费账户数自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</w:t>
      </w:r>
      <w:r>
        <w:rPr>
          <w:rFonts w:hint="eastAsia"/>
          <w:sz w:val="21"/>
        </w:rPr>
        <w:lastRenderedPageBreak/>
        <w:t>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付费转化率变化率盒须图</w:t>
      </w:r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40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40"/>
      <w:r w:rsidR="001B7CE1">
        <w:rPr>
          <w:rStyle w:val="a9"/>
        </w:rPr>
        <w:commentReference w:id="40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《神武系列（手游）》安卓端—付费转化率变化率盒须图</w:t>
      </w:r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）月付费转化率、月付费账户数、月活跃账户数分析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月付费转化率、月付费账户数、月活跃账户数的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月波动上升，而期间内月活跃账户数除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月由于竞品冲击，《神武系列（手游）》月付费转化率有所下降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月后逐步缓解并提升。游戏运营时间较长后，存在用户自然流失的情况，但通过资料片、玩法的更新，仍能够保持一定的月活规模。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—月付费转化率、月付费账户数、月活跃账户数分月变化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16F8568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r>
        <w:rPr>
          <w:rFonts w:hint="eastAsia"/>
        </w:rPr>
        <w:t>值盒须图</w:t>
      </w:r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735BE8">
        <w:rPr>
          <w:rFonts w:hint="eastAsia"/>
        </w:rPr>
        <w:t>显著</w:t>
      </w:r>
      <w:r w:rsidR="00735BE8">
        <w:t>降低</w:t>
      </w:r>
      <w:r w:rsidR="001B7CE1">
        <w:t>，我们了解到</w:t>
      </w:r>
      <w:r w:rsidR="00735BE8" w:rsidRPr="00735BE8">
        <w:rPr>
          <w:rFonts w:hint="eastAsia"/>
        </w:rPr>
        <w:t>2017</w:t>
      </w:r>
      <w:r w:rsidR="00735BE8" w:rsidRPr="00735BE8">
        <w:rPr>
          <w:rFonts w:hint="eastAsia"/>
        </w:rPr>
        <w:t>年</w:t>
      </w:r>
      <w:r w:rsidR="00735BE8" w:rsidRPr="00735BE8">
        <w:rPr>
          <w:rFonts w:hint="eastAsia"/>
        </w:rPr>
        <w:t>11</w:t>
      </w:r>
      <w:r w:rsidR="00735BE8" w:rsidRPr="00735BE8">
        <w:rPr>
          <w:rFonts w:hint="eastAsia"/>
        </w:rPr>
        <w:t>月末《神武</w:t>
      </w:r>
      <w:r w:rsidR="00735BE8" w:rsidRPr="00735BE8">
        <w:rPr>
          <w:rFonts w:hint="eastAsia"/>
        </w:rPr>
        <w:t>3</w:t>
      </w:r>
      <w:r w:rsidR="00735BE8" w:rsidRPr="00735BE8">
        <w:rPr>
          <w:rFonts w:hint="eastAsia"/>
        </w:rPr>
        <w:t>（手游）》上线，</w:t>
      </w:r>
      <w:r w:rsidR="00735BE8" w:rsidRPr="00735BE8">
        <w:rPr>
          <w:rFonts w:hint="eastAsia"/>
        </w:rPr>
        <w:t>2017</w:t>
      </w:r>
      <w:r w:rsidR="00735BE8" w:rsidRPr="00735BE8">
        <w:rPr>
          <w:rFonts w:hint="eastAsia"/>
        </w:rPr>
        <w:t>年</w:t>
      </w:r>
      <w:r w:rsidR="00735BE8" w:rsidRPr="00735BE8">
        <w:rPr>
          <w:rFonts w:hint="eastAsia"/>
        </w:rPr>
        <w:t>11</w:t>
      </w:r>
      <w:r w:rsidR="00735BE8" w:rsidRPr="00735BE8">
        <w:rPr>
          <w:rFonts w:hint="eastAsia"/>
        </w:rPr>
        <w:t>月活跃账户数急剧增加，但是《神武</w:t>
      </w:r>
      <w:r w:rsidR="00735BE8" w:rsidRPr="00735BE8">
        <w:rPr>
          <w:rFonts w:hint="eastAsia"/>
        </w:rPr>
        <w:t>3</w:t>
      </w:r>
      <w:r w:rsidR="00735BE8" w:rsidRPr="00735BE8">
        <w:rPr>
          <w:rFonts w:hint="eastAsia"/>
        </w:rPr>
        <w:t>（手游）》在</w:t>
      </w:r>
      <w:r w:rsidR="00735BE8" w:rsidRPr="00735BE8">
        <w:rPr>
          <w:rFonts w:hint="eastAsia"/>
        </w:rPr>
        <w:t>2017</w:t>
      </w:r>
      <w:r w:rsidR="00735BE8" w:rsidRPr="00735BE8">
        <w:rPr>
          <w:rFonts w:hint="eastAsia"/>
        </w:rPr>
        <w:t>年</w:t>
      </w:r>
      <w:r w:rsidR="00735BE8" w:rsidRPr="00735BE8">
        <w:rPr>
          <w:rFonts w:hint="eastAsia"/>
        </w:rPr>
        <w:t>11</w:t>
      </w:r>
      <w:r w:rsidR="00735BE8" w:rsidRPr="00735BE8">
        <w:rPr>
          <w:rFonts w:hint="eastAsia"/>
        </w:rPr>
        <w:t>月推出时间仅一周，充值金额增长幅度不高，导致</w:t>
      </w:r>
      <w:r w:rsidR="00735BE8" w:rsidRPr="00735BE8">
        <w:rPr>
          <w:rFonts w:hint="eastAsia"/>
        </w:rPr>
        <w:t>ARPU</w:t>
      </w:r>
      <w:r w:rsidR="00735BE8" w:rsidRPr="00735BE8">
        <w:rPr>
          <w:rFonts w:hint="eastAsia"/>
        </w:rPr>
        <w:t>值降低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《神武系列（手游）》安卓端—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值变化率盒须图</w:t>
      </w:r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lastRenderedPageBreak/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变化率盒须图</w:t>
      </w:r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受到竞品冲击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，促进2017年12月份充值金额突增。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金额变化率</w:t>
      </w:r>
      <w:r>
        <w:rPr>
          <w:rFonts w:hint="eastAsia"/>
          <w:sz w:val="21"/>
        </w:rPr>
        <w:t>盒须图</w:t>
      </w:r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值、系统内充值金额、月活跃账户数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月达到低谷后回升，期间内月付费账户数呈相反变动趋势，系统充值金额持续上升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）月活跃账户数、月新增注册账户数、月付费账户数、月新增付费账户数分析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我们对月活跃账户数、月新增注册账户数、月付费账户数、月新增付费账户数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发现月活跃账户数、月新增注册账户数、月付费账户数、月新增付费账户数于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（手游）》，促进相关月份月活跃账户数、月新增注册账户数、月付费账户数、月新增付费账户数突增，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—月活跃账户数、月新增注册账户数、月付费账户数、月新增付费账户数变化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留存率</w:t>
      </w:r>
      <w:r>
        <w:lastRenderedPageBreak/>
        <w:t>整体呈波动下降趋势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月的月活跃账户数、月新增注册账户数、月付费账户数、月新增付费账户数均有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1559F2CB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6C41463" wp14:editId="2D531F37">
            <wp:extent cx="5274310" cy="25387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r>
        <w:rPr>
          <w:rFonts w:hint="eastAsia"/>
        </w:rPr>
        <w:t>期间内月</w:t>
      </w:r>
      <w:r>
        <w:t>付费账户数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（手游）》。手游新增用户远超端游同期新增用户，且《神武系列（手游）》首充活动单次充值金额较低、手游小额消费点更多，故手游相关月份平均单次充值金额有所下降。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《神武系列（手游）》安卓端—系统内充值金额与财务确认收入金额月变化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924D19" w14:textId="4929A581" w:rsidR="0005013D" w:rsidRDefault="0005013D" w:rsidP="0080390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16B4D37D" w14:textId="125A2EB5" w:rsidR="0080390D" w:rsidRDefault="0080390D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8BE82CA" wp14:editId="1FF0BB49">
            <wp:extent cx="5274310" cy="2399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）日平均充值金额分析</w:t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25430E1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806EC9" wp14:editId="3173ED83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）小时总充值金额分析</w:t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时左右亦为充值小高峰（与端游不同），我们了解到，用户自然形成的付费习惯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由于产品特性存在差异，手游产品便携的特性决定了用户在夜晚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时活跃程度较之端游用户偏高，故日中各时段的充值峰值存在差异</w:t>
      </w:r>
      <w:r>
        <w:t>。</w:t>
      </w:r>
    </w:p>
    <w:p w14:paraId="05340BE5" w14:textId="43923707" w:rsidR="0005013D" w:rsidRDefault="0080390D" w:rsidP="008039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55E1FB" wp14:editId="016678A9">
            <wp:extent cx="5274310" cy="2384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）充值金额分布</w:t>
      </w:r>
    </w:p>
    <w:p w14:paraId="366956E1" w14:textId="18E6A286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。我们发现充值人数主要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充值人数的</w:t>
      </w:r>
      <w:r w:rsidR="001F455F">
        <w:rPr>
          <w:rFonts w:hint="eastAsia"/>
        </w:rPr>
        <w:t>95.47</w:t>
      </w:r>
      <w:r>
        <w:t>%</w:t>
      </w:r>
      <w:r>
        <w:rPr>
          <w:rFonts w:hint="eastAsia"/>
        </w:rPr>
        <w:t>，占</w:t>
      </w:r>
      <w:r>
        <w:t>总充值金额的</w:t>
      </w:r>
      <w:r w:rsidR="001F455F">
        <w:rPr>
          <w:rFonts w:hint="eastAsia"/>
        </w:rPr>
        <w:t>30.20</w:t>
      </w:r>
      <w:r>
        <w:t>%</w:t>
      </w:r>
      <w:r>
        <w:rPr>
          <w:rFonts w:hint="eastAsia"/>
        </w:rPr>
        <w:t>；充值</w:t>
      </w:r>
      <w:r w:rsidR="001F455F">
        <w:t>金额主要</w:t>
      </w:r>
      <w:r w:rsidR="001F455F">
        <w:rPr>
          <w:rFonts w:hint="eastAsia"/>
        </w:rPr>
        <w:t>分布</w:t>
      </w:r>
      <w:r>
        <w:t>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以上，占总充值</w:t>
      </w:r>
      <w:r>
        <w:rPr>
          <w:rFonts w:hint="eastAsia"/>
        </w:rPr>
        <w:t>人数</w:t>
      </w:r>
      <w:r>
        <w:t>的</w:t>
      </w:r>
      <w:r>
        <w:t>14.</w:t>
      </w:r>
      <w:r w:rsidR="001F455F">
        <w:t>64</w:t>
      </w:r>
      <w:r>
        <w:t>%</w:t>
      </w:r>
      <w:r>
        <w:rPr>
          <w:rFonts w:hint="eastAsia"/>
        </w:rPr>
        <w:t>，</w:t>
      </w:r>
      <w:r>
        <w:t>占总充值金额的</w:t>
      </w:r>
      <w:r>
        <w:t>70.2</w:t>
      </w:r>
      <w:r w:rsidR="001F455F">
        <w:t>8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2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712E4E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712E4E" w14:paraId="0290C86A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4918B" w14:textId="7C1B0556" w:rsidR="00712E4E" w:rsidRDefault="00712E4E" w:rsidP="00712E4E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548832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065F9" w14:textId="6AB4C46F" w:rsidR="00712E4E" w:rsidRDefault="00712E4E" w:rsidP="00712E4E">
            <w:pPr>
              <w:widowControl/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14,949,466.85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4F18C" w14:textId="53C18383" w:rsidR="00712E4E" w:rsidRDefault="00712E4E" w:rsidP="00712E4E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59.41%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E37DE0" w14:textId="25010113" w:rsidR="00712E4E" w:rsidRDefault="00712E4E" w:rsidP="00712E4E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59.41%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0B112" w14:textId="4DD5A8F2" w:rsidR="00712E4E" w:rsidRDefault="00712E4E" w:rsidP="00712E4E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1.39%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5F04E" w14:textId="7A03B8AB" w:rsidR="00712E4E" w:rsidRDefault="00712E4E" w:rsidP="00712E4E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1.39%</w:t>
            </w:r>
          </w:p>
        </w:tc>
      </w:tr>
      <w:tr w:rsidR="00712E4E" w14:paraId="3BE91042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26A4E" w14:textId="33E0C691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168643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50DE3" w14:textId="00E18D2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41,662,504.26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A2AD08" w14:textId="4E89A74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4F780" w14:textId="6721341D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77.66%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7E369" w14:textId="49CE496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3.88%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BFB00" w14:textId="78D14BF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5.27%</w:t>
            </w:r>
          </w:p>
        </w:tc>
      </w:tr>
      <w:tr w:rsidR="00712E4E" w14:paraId="42BA99A0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72BDB" w14:textId="67F1290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66760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A63E0" w14:textId="5BBA1460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47,425,921.96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650C2" w14:textId="3030181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44E7CA" w14:textId="2A2D724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7CE488" w14:textId="1F7186F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81F6F" w14:textId="6C0A65D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9.69%</w:t>
            </w:r>
          </w:p>
        </w:tc>
      </w:tr>
      <w:tr w:rsidR="00712E4E" w14:paraId="5494B520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6BA1" w14:textId="0CAC96B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97745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0D1D6" w14:textId="64B35369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220,168,025.37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ECA1F" w14:textId="05F1304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10.58%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CD6C3" w14:textId="04CED581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95.47%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7C5F7" w14:textId="1B67E238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20.51%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26760" w14:textId="6B1C8F41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30.20%</w:t>
            </w:r>
          </w:p>
        </w:tc>
      </w:tr>
      <w:tr w:rsidR="00712E4E" w14:paraId="0D9E5454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360FC" w14:textId="4E93D2C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21259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C8E78" w14:textId="606858E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149,197,151.61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027327" w14:textId="67E06B2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865AC" w14:textId="663E4B72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97.77%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174C4" w14:textId="2105B649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13.90%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951A7" w14:textId="66E30221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44.09%</w:t>
            </w:r>
          </w:p>
        </w:tc>
      </w:tr>
      <w:tr w:rsidR="00712E4E" w14:paraId="616A743F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E05FE" w14:textId="1E27F788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11708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8D197" w14:textId="56710813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162,950,236.10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D727B" w14:textId="50DE731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8DD6CA" w14:textId="01A0E8B8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5D1D6" w14:textId="1D07A51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15.18%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FFB90A" w14:textId="00305C5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59.27%</w:t>
            </w:r>
          </w:p>
        </w:tc>
      </w:tr>
      <w:tr w:rsidR="00712E4E" w14:paraId="7A53496E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FF925" w14:textId="494FA9E0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3843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5E500" w14:textId="57E4DFF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93,244,094.54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5EDB55" w14:textId="209FA0D2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13DC5" w14:textId="600AA66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B8C00" w14:textId="6578977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8.68%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6C93F" w14:textId="64A5692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67.95%</w:t>
            </w:r>
          </w:p>
        </w:tc>
      </w:tr>
      <w:tr w:rsidR="00712E4E" w14:paraId="5D0FD190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C5B93F" w14:textId="0270FA4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088F2" w14:textId="3D868A02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61,919,929.03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26455" w14:textId="6AA0E29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00876" w14:textId="545E6FD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99.64%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1932D" w14:textId="0DC7EBB5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5.77%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7E603" w14:textId="210556B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73.72%</w:t>
            </w:r>
          </w:p>
        </w:tc>
      </w:tr>
      <w:tr w:rsidR="00712E4E" w14:paraId="5F1E0F73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197369" w14:textId="6D693B00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D48E8" w14:textId="7977B595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43,240,085.19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92A3E0" w14:textId="4535572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A5C00A" w14:textId="4663269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4F62E" w14:textId="7B4167CE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5258A" w14:textId="63B707D0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77.75%</w:t>
            </w:r>
          </w:p>
        </w:tc>
      </w:tr>
      <w:tr w:rsidR="00712E4E" w14:paraId="4C64BC5F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7F493" w14:textId="007E19AE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564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E9D4B" w14:textId="5DF4EB2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30,784,341.72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523AF" w14:textId="6A1BACB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6B775" w14:textId="1F99612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B8D6E6" w14:textId="1BF2FA99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2.87%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1915C3" w14:textId="1FC823E0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80.62%</w:t>
            </w:r>
          </w:p>
        </w:tc>
      </w:tr>
      <w:tr w:rsidR="00712E4E" w14:paraId="0490B568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4711D0" w14:textId="17EDAF6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830585" w14:textId="0819967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28,565,051.90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7988F" w14:textId="768C2391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4663D" w14:textId="44DF1B2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730628" w14:textId="15593F76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2.66%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BFF7C2" w14:textId="1E595D3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83.28%</w:t>
            </w:r>
          </w:p>
        </w:tc>
      </w:tr>
      <w:tr w:rsidR="00712E4E" w14:paraId="3892185C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137BEB" w14:textId="58AF490C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5AE4E" w14:textId="1EBDE79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20,266,807.39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CA833" w14:textId="3C510BD2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D7967" w14:textId="74C1C90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74C33" w14:textId="37951535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2E399" w14:textId="688DB809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85.16%</w:t>
            </w:r>
          </w:p>
        </w:tc>
      </w:tr>
      <w:tr w:rsidR="00712E4E" w14:paraId="59AF8471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9A383" w14:textId="766B8D6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2A923" w14:textId="6DE36E2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15,982,016.17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F87AC" w14:textId="40FDB0B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490CD" w14:textId="4255B21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3CE9C" w14:textId="0093898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9EABF" w14:textId="5F050F2F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86.65%</w:t>
            </w:r>
          </w:p>
        </w:tc>
      </w:tr>
      <w:tr w:rsidR="00712E4E" w14:paraId="772C9D08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0FFF7" w14:textId="4905B84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87CAD" w14:textId="357CB2B8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14,311,033.08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3B970" w14:textId="28744A0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DC732" w14:textId="621CDDEA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F83E8" w14:textId="56E6D22E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444B4" w14:textId="31C9BAC4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87.99%</w:t>
            </w:r>
          </w:p>
        </w:tc>
      </w:tr>
      <w:tr w:rsidR="00712E4E" w14:paraId="4BA2E00E" w14:textId="77777777" w:rsidTr="00712E4E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712E4E" w:rsidRDefault="00712E4E" w:rsidP="00712E4E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0A775" w14:textId="0BE10FC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502A0" w14:textId="0D918157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128,999,619.28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2AD22" w14:textId="03AC53CE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8D8AE" w14:textId="7BA2B2E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D5132" w14:textId="221B1499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12.01%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0B7AA" w14:textId="76FDA7CB" w:rsidR="00712E4E" w:rsidRDefault="00712E4E" w:rsidP="00712E4E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40779E95" w:rsidR="0005013D" w:rsidRDefault="001F455F" w:rsidP="001F455F">
      <w:pPr>
        <w:ind w:leftChars="-59" w:hangingChars="59" w:hanging="142"/>
        <w:jc w:val="center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480B9983" wp14:editId="3FCF3321">
            <wp:extent cx="5274310" cy="3720465"/>
            <wp:effectExtent l="0" t="0" r="254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《神武系列（手游）》安卓端—各充值区间总人数与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）充值方式分布</w:t>
      </w:r>
    </w:p>
    <w:p w14:paraId="6AD0BA0A" w14:textId="0F077E43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充值</w:t>
      </w:r>
      <w:r>
        <w:rPr>
          <w:rFonts w:hint="eastAsia"/>
        </w:rPr>
        <w:t>方式的</w:t>
      </w:r>
      <w:r>
        <w:t>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，发现充值方式主要为支付宝</w:t>
      </w:r>
      <w:r>
        <w:t>、</w:t>
      </w:r>
      <w:r>
        <w:rPr>
          <w:rFonts w:hint="eastAsia"/>
        </w:rPr>
        <w:t>微信和</w:t>
      </w:r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</w:t>
      </w:r>
      <w:r w:rsidR="002B04C7">
        <w:t>35</w:t>
      </w:r>
      <w:r>
        <w:t>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2B04C7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充值方式</w:t>
            </w:r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B04C7" w14:paraId="34118F1D" w14:textId="77777777" w:rsidTr="002B04C7">
        <w:trPr>
          <w:trHeight w:val="38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F23A5" w14:textId="2229FA59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76BF9" w14:textId="2CC56917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549,663,367.30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61331" w14:textId="14EC7DF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AE937" w14:textId="0C554DAC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</w:tr>
      <w:tr w:rsidR="002B04C7" w14:paraId="3D828E7E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C24DA" w14:textId="4AB7903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E8675" w14:textId="5EDBF831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354,485,152.70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8E003" w14:textId="5BCDD06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33.02%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6C50F" w14:textId="4482745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84.21%</w:t>
            </w:r>
          </w:p>
        </w:tc>
      </w:tr>
      <w:tr w:rsidR="002B04C7" w14:paraId="607AFD3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13A89" w14:textId="09D9EE21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F6D8A" w14:textId="4030E8EA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151,763,923.00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A23D2" w14:textId="30BAAF1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CFD37" w14:textId="2B075AED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98.35%</w:t>
            </w:r>
          </w:p>
        </w:tc>
      </w:tr>
      <w:tr w:rsidR="002B04C7" w14:paraId="516563E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1502B" w14:textId="05D0DB7A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101" w14:textId="346DFBE6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10,145,915.75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F45F8" w14:textId="1F49BEEA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C166E" w14:textId="58A672B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99.29%</w:t>
            </w:r>
          </w:p>
        </w:tc>
      </w:tr>
      <w:tr w:rsidR="002B04C7" w14:paraId="71ED46AC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B6B557" w14:textId="1924527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57A053" w14:textId="67A3E7E5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7,602,786.26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AE6234" w14:textId="3896E28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0.71%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FA1466" w14:textId="2FFD9C0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B04C7" w14:paraId="39C695DA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9FD50" w14:textId="62A727FB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仿宋" w:hAnsi="仿宋"/>
                <w:color w:val="000000"/>
                <w:sz w:val="18"/>
                <w:szCs w:val="18"/>
              </w:rPr>
            </w:pPr>
            <w:r w:rsidRPr="002B04C7">
              <w:rPr>
                <w:rFonts w:ascii="仿宋" w:hAnsi="仿宋" w:cs="宋体" w:hint="eastAsia"/>
                <w:color w:val="000000"/>
                <w:kern w:val="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7EC8F" w14:textId="41B5AEB0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5,139.41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0597" w14:textId="71FB5BF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2AF4" w14:textId="5305191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57FD1E13" w:rsidR="0005013D" w:rsidRDefault="00D0148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779872" wp14:editId="30A91657">
            <wp:extent cx="5274310" cy="3800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《神武系列（手游）》安卓端—各充值方式年人数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3AC31E69" w:rsidR="0005013D" w:rsidRDefault="00E364CB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726979" wp14:editId="4FFE1F5D">
            <wp:extent cx="5274310" cy="3642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《神武系列（手游）》安卓端—各充值方式年</w:t>
      </w:r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）充值地域分布</w:t>
      </w:r>
      <w:bookmarkStart w:id="41" w:name="_GoBack"/>
      <w:bookmarkEnd w:id="41"/>
    </w:p>
    <w:p w14:paraId="322AD6DB" w14:textId="6AAE824F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。我们发现充值地区整体分布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的充值</w:t>
      </w:r>
      <w:r>
        <w:t>人数和充值金额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</w:t>
      </w:r>
      <w:r w:rsidR="005778D2">
        <w:t>79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充值地域分布表”，充值</w:t>
      </w:r>
      <w:r>
        <w:t>总金额分布情况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5778D2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5778D2" w14:paraId="6BC5AE4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C49F4" w14:textId="49988EF8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EDDCBF" w14:textId="42D309D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143,279,877.31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A73B1" w14:textId="4590787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4FAC8" w14:textId="618BDE8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13.34%</w:t>
            </w:r>
          </w:p>
        </w:tc>
      </w:tr>
      <w:tr w:rsidR="005778D2" w14:paraId="5DB6965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D0B41" w14:textId="7ED0A3E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658E84" w14:textId="67D5FAF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138,536,219.48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8FF85" w14:textId="4781AEB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F798B" w14:textId="40F1A13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26.25%</w:t>
            </w:r>
          </w:p>
        </w:tc>
      </w:tr>
      <w:tr w:rsidR="005778D2" w14:paraId="2CBD1CCF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3A24A" w14:textId="3F8A767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5BA50" w14:textId="56D3D91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91,759,637.50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96933" w14:textId="3A9D663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5B713" w14:textId="4633D6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34.79%</w:t>
            </w:r>
          </w:p>
        </w:tc>
      </w:tr>
      <w:tr w:rsidR="005778D2" w14:paraId="0F3A2EF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700EC" w14:textId="778025F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B41C4" w14:textId="0EBFA3FB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79,638,600.77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6C290" w14:textId="2306B9F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2D74B" w14:textId="4D7A7C9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42.21%</w:t>
            </w:r>
          </w:p>
        </w:tc>
      </w:tr>
      <w:tr w:rsidR="005778D2" w14:paraId="7337410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78D18" w14:textId="6A80597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CBEBD" w14:textId="47FDD6F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69,698,077.83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E3D83" w14:textId="2007CFB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B750" w14:textId="2E5D7DA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48.70%</w:t>
            </w:r>
          </w:p>
        </w:tc>
      </w:tr>
      <w:tr w:rsidR="005778D2" w14:paraId="5B25EE1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719B1" w14:textId="6B50ED9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154EB" w14:textId="0EE66E3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54,713,670.72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3AF5C" w14:textId="68DD4A2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B3D27" w14:textId="4A397A8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53.80%</w:t>
            </w:r>
          </w:p>
        </w:tc>
      </w:tr>
      <w:tr w:rsidR="005778D2" w14:paraId="0775D30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CAC6B" w14:textId="177E0A6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DF7591" w14:textId="0B93B810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44,923,481.80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ADF659" w14:textId="1CDB018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0706C" w14:textId="5B0E517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57.98%</w:t>
            </w:r>
          </w:p>
        </w:tc>
      </w:tr>
      <w:tr w:rsidR="005778D2" w14:paraId="38038498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C72E7" w14:textId="100C310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0E1D6" w14:textId="0F9F818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36,476,597.26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48105" w14:textId="5082E37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67217" w14:textId="68376D1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61.38%</w:t>
            </w:r>
          </w:p>
        </w:tc>
      </w:tr>
      <w:tr w:rsidR="005778D2" w14:paraId="3ABF444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28373" w14:textId="724D46E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9BBFA" w14:textId="05E3207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35,401,544.66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2D408F" w14:textId="57985C4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28684" w14:textId="4AAFBD4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64.68%</w:t>
            </w:r>
          </w:p>
        </w:tc>
      </w:tr>
      <w:tr w:rsidR="005778D2" w14:paraId="7887A858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A4455" w14:textId="7230D36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C5F19" w14:textId="7271007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33,504,153.35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92357" w14:textId="73DB5FB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D919A" w14:textId="385DFE2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67.80%</w:t>
            </w:r>
          </w:p>
        </w:tc>
      </w:tr>
      <w:tr w:rsidR="005778D2" w14:paraId="79CF3B2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22B4A" w14:textId="7641D14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357F9" w14:textId="610D2D06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31,203,408.13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2DE18" w14:textId="7BCFB2F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EF3BA0" w14:textId="3674EF5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70.70%</w:t>
            </w:r>
          </w:p>
        </w:tc>
      </w:tr>
      <w:tr w:rsidR="005778D2" w14:paraId="2F5F898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DDCDB" w14:textId="0EAB418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AE7753" w14:textId="3252C53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26,454,836.13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4AD15" w14:textId="1D931FE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0B0E8" w14:textId="012D36F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73.17%</w:t>
            </w:r>
          </w:p>
        </w:tc>
      </w:tr>
      <w:tr w:rsidR="005778D2" w14:paraId="1CE83A49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CB4D2" w14:textId="11FCF24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1CAE1" w14:textId="3DA71B46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25,306,697.87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11DD6" w14:textId="52D616C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27D92" w14:textId="030B30A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75.53%</w:t>
            </w:r>
          </w:p>
        </w:tc>
      </w:tr>
      <w:tr w:rsidR="005778D2" w14:paraId="2DFC8D5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0B9BF" w14:textId="1B253E1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282D7" w14:textId="6A6B8F6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23,100,315.84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2639F" w14:textId="7CCFF49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4ABB8" w14:textId="46FCF03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77.68%</w:t>
            </w:r>
          </w:p>
        </w:tc>
      </w:tr>
      <w:tr w:rsidR="005778D2" w14:paraId="7F79957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6C767" w14:textId="00F8B82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C85E0" w14:textId="5968A7D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22,729,760.68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8927B" w14:textId="5895A7A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843B1" w14:textId="26950AB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79.79%</w:t>
            </w:r>
          </w:p>
        </w:tc>
      </w:tr>
      <w:tr w:rsidR="005778D2" w14:paraId="75AE38F4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79BE1" w14:textId="4E34C62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3FE65" w14:textId="5880AF9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21,972,806.66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36C0B" w14:textId="277A696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4A583" w14:textId="681D89A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81.84%</w:t>
            </w:r>
          </w:p>
        </w:tc>
      </w:tr>
      <w:tr w:rsidR="005778D2" w14:paraId="6537BFCE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BD979" w14:textId="7E21CEA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2D6CB" w14:textId="5FED291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21,048,601.09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6E96F" w14:textId="4AFE526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C6304E" w14:textId="03D164E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83.80%</w:t>
            </w:r>
          </w:p>
        </w:tc>
      </w:tr>
      <w:tr w:rsidR="005778D2" w14:paraId="5650048C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C626C4" w14:textId="2B0547A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9FA62" w14:textId="3A904479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20,678,815.60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73886" w14:textId="44B29E9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04BFD" w14:textId="0EF68C2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85.73%</w:t>
            </w:r>
          </w:p>
        </w:tc>
      </w:tr>
      <w:tr w:rsidR="005778D2" w14:paraId="6F89C682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B4E51" w14:textId="52EB05A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86300" w14:textId="186D80D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18,054,505.75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ACE38" w14:textId="19CA48D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5FE4E" w14:textId="15E3CA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87.41%</w:t>
            </w:r>
          </w:p>
        </w:tc>
      </w:tr>
      <w:tr w:rsidR="005778D2" w14:paraId="482D53F0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150B5" w14:textId="1456D22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1DD63" w14:textId="721A7CB4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17,131,895.25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6EA32" w14:textId="0EABD8C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341BB" w14:textId="4579F0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89.00%</w:t>
            </w:r>
          </w:p>
        </w:tc>
      </w:tr>
      <w:tr w:rsidR="005778D2" w14:paraId="09F9704E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9F016" w14:textId="2CB1C46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C43EC" w14:textId="5C7F7FC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15,873,065.00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69CF5" w14:textId="47A6485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0563E" w14:textId="2B46CEF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90.48%</w:t>
            </w:r>
          </w:p>
        </w:tc>
      </w:tr>
      <w:tr w:rsidR="005778D2" w14:paraId="4FFAEDB3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60367" w14:textId="5A78C32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D608F" w14:textId="4C13030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15,553,398.57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FE1522" w14:textId="7455B5A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D8242" w14:textId="7296040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91.93%</w:t>
            </w:r>
          </w:p>
        </w:tc>
      </w:tr>
      <w:tr w:rsidR="005778D2" w14:paraId="09D1952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DD00E" w14:textId="15FA2DA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395BC" w14:textId="7BD4C2DB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14,231,115.11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40F4F" w14:textId="50132C81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BC2483" w14:textId="1835E18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93.26%</w:t>
            </w:r>
          </w:p>
        </w:tc>
      </w:tr>
      <w:tr w:rsidR="005778D2" w14:paraId="42D262B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2B6CE" w14:textId="2C89932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BCFEF" w14:textId="7BF7F05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11,564,396.92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4C829" w14:textId="1D9F587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F998B" w14:textId="23E6D88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94.33%</w:t>
            </w:r>
          </w:p>
        </w:tc>
      </w:tr>
      <w:tr w:rsidR="005778D2" w14:paraId="3D4DD54B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75BB" w14:textId="28B99F8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B3995" w14:textId="1CBAB15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10,998,595.83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D013D" w14:textId="5B9C7BF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56198" w14:textId="2C101E0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95.36%</w:t>
            </w:r>
          </w:p>
        </w:tc>
      </w:tr>
      <w:tr w:rsidR="005778D2" w14:paraId="73FAF8D6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FC6640" w14:textId="0407FF6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B9473" w14:textId="235A5DD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9,660,057.91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AA22C" w14:textId="299275E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C33C6" w14:textId="129FA81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96.26%</w:t>
            </w:r>
          </w:p>
        </w:tc>
      </w:tr>
      <w:tr w:rsidR="005778D2" w14:paraId="0112582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915A3" w14:textId="5CDFE23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2FFDA3" w14:textId="42417CD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9,452,213.29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20D97" w14:textId="72984F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0163F" w14:textId="4C91C3A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97.14%</w:t>
            </w:r>
          </w:p>
        </w:tc>
      </w:tr>
      <w:tr w:rsidR="005778D2" w14:paraId="1B7D015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CFE9A" w14:textId="7E0B105B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502E64" w14:textId="7A58B8F1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8,240,672.30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08C77" w14:textId="1D0967D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99EC7" w14:textId="5CE6062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97.91%</w:t>
            </w:r>
          </w:p>
        </w:tc>
      </w:tr>
      <w:tr w:rsidR="005778D2" w14:paraId="45182B70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990FF" w14:textId="7FB7DADF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C3C0F" w14:textId="06A4A9C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7,541,568.11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F8D8" w14:textId="4CE954C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3F57CE" w14:textId="42711C8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98.61%</w:t>
            </w:r>
          </w:p>
        </w:tc>
      </w:tr>
      <w:tr w:rsidR="005778D2" w14:paraId="20681F69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4AF8" w14:textId="5930F26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3D96C" w14:textId="00D27A7C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5,345,700.00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8C918" w14:textId="2ACF495A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774C8" w14:textId="781D83E2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99.11%</w:t>
            </w:r>
          </w:p>
        </w:tc>
      </w:tr>
      <w:tr w:rsidR="005778D2" w14:paraId="70ADF6DD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9B145" w14:textId="45F04357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6291C4" w14:textId="15893F9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3,931,379.75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EBCAF" w14:textId="142B27C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94D0F" w14:textId="116F451E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99.47%</w:t>
            </w:r>
          </w:p>
        </w:tc>
      </w:tr>
      <w:tr w:rsidR="005778D2" w14:paraId="3A0993C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461E3" w14:textId="4DF2389C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C26FE" w14:textId="257FC7DE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2,515,888.34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C0BCD5" w14:textId="1267BF8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91A10" w14:textId="724E5DF3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99.71%</w:t>
            </w:r>
          </w:p>
        </w:tc>
      </w:tr>
      <w:tr w:rsidR="005778D2" w14:paraId="05EEA8D1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638F1" w14:textId="50073B88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73499E" w14:textId="17CD918D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2,125,070.22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DC2AF6" w14:textId="207FD4A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DCE2" w14:textId="10D1409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5778D2" w14:paraId="1C73B40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EFDD1" w14:textId="16C6E146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C14FE" w14:textId="79A94752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743,867.20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147D" w14:textId="2A899D1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4CC70" w14:textId="043EE024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5778D2" w14:paraId="6343E515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EA4D3" w14:textId="00C933D9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5E72E" w14:textId="6745020F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202,618.53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28FD9" w14:textId="36200AF5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56442" w14:textId="71B9D56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5778D2" w14:paraId="1709E85A" w14:textId="77777777" w:rsidTr="005778D2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83DCE" w14:textId="359DDF3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7E63F" w14:textId="6EF260F5" w:rsidR="005778D2" w:rsidRDefault="005778D2" w:rsidP="005778D2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73,173.69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8D3A2" w14:textId="08B57270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9BB209" w14:textId="2FA3817D" w:rsidR="005778D2" w:rsidRDefault="005778D2" w:rsidP="005778D2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12E0C3B3" w:rsidR="0005013D" w:rsidRDefault="005778D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C06778" wp14:editId="602F7017">
            <wp:extent cx="5274310" cy="40017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《神武系列（手游）》安卓端—各地区充值总金额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充值消耗比变化率盒须图</w:t>
      </w:r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《神武系列（手游）》安卓端—充值消耗比变化率盒须图</w:t>
      </w:r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马玲莉" w:date="2018-08-21T11:02:00Z" w:initials="马玲莉">
    <w:p w14:paraId="431AD728" w14:textId="35FA9965" w:rsidR="00141DCB" w:rsidRDefault="00141DCB" w:rsidP="0041278A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已</w:t>
      </w:r>
      <w:r>
        <w:t>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5" w:author="马玲莉" w:date="2018-08-21T12:28:00Z" w:initials="马玲莉">
    <w:p w14:paraId="25D3A6E1" w14:textId="024DAA94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6" w:author="王旦桀(上海-信息系统鉴证部)" w:date="2018-08-23T14:54:00Z" w:initials="王旦桀(上海-信息">
    <w:p w14:paraId="650DA030" w14:textId="551EAB95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充值</w:t>
      </w:r>
      <w:r>
        <w:t>用户</w:t>
      </w:r>
    </w:p>
  </w:comment>
  <w:comment w:id="7" w:author="王旦桀(上海-信息系统鉴证部)" w:date="2018-08-23T14:47:00Z" w:initials="王旦桀(上海-信息">
    <w:p w14:paraId="3389D494" w14:textId="1A91C3B4" w:rsidR="00141DCB" w:rsidRPr="000145C6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分开</w:t>
      </w:r>
      <w:r>
        <w:t>写</w:t>
      </w:r>
    </w:p>
  </w:comment>
  <w:comment w:id="8" w:author="马玲莉" w:date="2018-08-21T12:29:00Z" w:initials="马玲莉">
    <w:p w14:paraId="78959AFF" w14:textId="52E2E535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10" w:author="马玲莉" w:date="2018-08-21T17:56:00Z" w:initials="马玲莉">
    <w:p w14:paraId="3AE3427C" w14:textId="014F3BCF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1" w:author="马玲莉" w:date="2018-08-21T12:45:00Z" w:initials="马玲莉">
    <w:p w14:paraId="5AC30CE1" w14:textId="01A5DEC4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12" w:author="马玲莉" w:date="2018-08-21T17:44:00Z" w:initials="马玲莉">
    <w:p w14:paraId="525E02BC" w14:textId="78E7F179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3" w:author="马玲莉" w:date="2018-08-21T17:50:00Z" w:initials="马玲莉">
    <w:p w14:paraId="67CFB077" w14:textId="2821A24E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4" w:author="马玲莉" w:date="2018-08-21T17:47:00Z" w:initials="马玲莉">
    <w:p w14:paraId="5DAB6B97" w14:textId="1AE3A3A6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5" w:author="马玲莉" w:date="2018-08-21T17:58:00Z" w:initials="马玲莉">
    <w:p w14:paraId="554C92EA" w14:textId="18C8FF1B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16" w:author="马玲莉" w:date="2018-08-21T11:03:00Z" w:initials="马玲莉">
    <w:p w14:paraId="77946BD1" w14:textId="26AC5FA4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17" w:author="马玲莉" w:date="2018-08-21T17:52:00Z" w:initials="马玲莉">
    <w:p w14:paraId="7A964F71" w14:textId="6D527A37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解释原因</w:t>
      </w:r>
    </w:p>
  </w:comment>
  <w:comment w:id="19" w:author="王旦桀(上海-信息系统鉴证部)" w:date="2018-08-23T15:40:00Z" w:initials="王旦桀(上海-信息">
    <w:p w14:paraId="3BB9A3C9" w14:textId="6A3EB641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添加</w:t>
      </w:r>
    </w:p>
  </w:comment>
  <w:comment w:id="20" w:author="马玲莉" w:date="2018-08-22T11:30:00Z" w:initials="马玲莉">
    <w:p w14:paraId="6598402A" w14:textId="3634719E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21" w:author="马玲莉" w:date="2018-08-22T11:32:00Z" w:initials="马玲莉">
    <w:p w14:paraId="6A99CD79" w14:textId="6BDCE024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手游因接入微信、微博等外部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r w:rsidRPr="00DF3ADA">
        <w:rPr>
          <w:rFonts w:hint="eastAsia"/>
        </w:rPr>
        <w:t>月活跃用户约为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万，较正常水平有一定下降，导致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月付费率升高。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月恢复正常。</w:t>
      </w:r>
    </w:p>
  </w:comment>
  <w:comment w:id="22" w:author="马玲莉" w:date="2018-08-22T11:35:00Z" w:initials="马玲莉">
    <w:p w14:paraId="1110F10F" w14:textId="43C9F960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手游因接入微信、微博等外部</w:t>
      </w:r>
      <w:r w:rsidRPr="00DF3ADA">
        <w:rPr>
          <w:rFonts w:hint="eastAsia"/>
        </w:rPr>
        <w:t>sdk</w:t>
      </w:r>
      <w:r w:rsidRPr="00DF3ADA">
        <w:rPr>
          <w:rFonts w:hint="eastAsia"/>
        </w:rPr>
        <w:t>，被苹果要求整改，整改期间新用户无法下载</w:t>
      </w:r>
      <w:r w:rsidRPr="00DF3ADA">
        <w:rPr>
          <w:rFonts w:hint="eastAsia"/>
        </w:rPr>
        <w:t>,2018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月神武</w:t>
      </w:r>
      <w:r w:rsidRPr="00DF3ADA">
        <w:rPr>
          <w:rFonts w:hint="eastAsia"/>
        </w:rPr>
        <w:t>3</w:t>
      </w:r>
      <w:r w:rsidRPr="00DF3ADA">
        <w:rPr>
          <w:rFonts w:hint="eastAsia"/>
        </w:rPr>
        <w:t>手游</w:t>
      </w:r>
      <w:r w:rsidRPr="00DF3ADA">
        <w:rPr>
          <w:rFonts w:hint="eastAsia"/>
        </w:rPr>
        <w:t>iOS</w:t>
      </w:r>
      <w:r w:rsidRPr="00DF3ADA">
        <w:rPr>
          <w:rFonts w:hint="eastAsia"/>
        </w:rPr>
        <w:t>月活跃用户约为</w:t>
      </w:r>
      <w:r w:rsidRPr="00DF3ADA">
        <w:rPr>
          <w:rFonts w:hint="eastAsia"/>
        </w:rPr>
        <w:t>18</w:t>
      </w:r>
      <w:r w:rsidRPr="00DF3ADA">
        <w:rPr>
          <w:rFonts w:hint="eastAsia"/>
        </w:rPr>
        <w:t>万，较正常水平有一定下降。导致</w:t>
      </w:r>
      <w:r w:rsidRPr="00DF3ADA">
        <w:rPr>
          <w:rFonts w:hint="eastAsia"/>
        </w:rPr>
        <w:t>5</w:t>
      </w:r>
      <w:r w:rsidRPr="00DF3ADA">
        <w:rPr>
          <w:rFonts w:hint="eastAsia"/>
        </w:rPr>
        <w:t>月</w:t>
      </w:r>
      <w:r w:rsidRPr="00DF3ADA">
        <w:rPr>
          <w:rFonts w:hint="eastAsia"/>
        </w:rPr>
        <w:t>arpu</w:t>
      </w:r>
      <w:r w:rsidRPr="00DF3ADA">
        <w:rPr>
          <w:rFonts w:hint="eastAsia"/>
        </w:rPr>
        <w:t>值上升。</w:t>
      </w:r>
      <w:r w:rsidRPr="00DF3ADA">
        <w:rPr>
          <w:rFonts w:hint="eastAsia"/>
        </w:rPr>
        <w:t>2018</w:t>
      </w:r>
      <w:r w:rsidRPr="00DF3ADA">
        <w:rPr>
          <w:rFonts w:hint="eastAsia"/>
        </w:rPr>
        <w:t>年</w:t>
      </w:r>
      <w:r w:rsidRPr="00DF3ADA">
        <w:rPr>
          <w:rFonts w:hint="eastAsia"/>
        </w:rPr>
        <w:t>6</w:t>
      </w:r>
      <w:r w:rsidRPr="00DF3ADA">
        <w:rPr>
          <w:rFonts w:hint="eastAsia"/>
        </w:rPr>
        <w:t>月恢复正常</w:t>
      </w:r>
    </w:p>
  </w:comment>
  <w:comment w:id="23" w:author="马玲莉" w:date="2018-08-22T15:57:00Z" w:initials="马玲莉">
    <w:p w14:paraId="152EC5BA" w14:textId="654BE782" w:rsidR="00141DCB" w:rsidRDefault="00141DCB">
      <w:pPr>
        <w:pStyle w:val="af"/>
        <w:ind w:firstLine="420"/>
      </w:pPr>
      <w:r>
        <w:rPr>
          <w:rStyle w:val="a9"/>
        </w:rPr>
        <w:annotationRef/>
      </w:r>
      <w:r w:rsidRPr="00AB3E8F">
        <w:rPr>
          <w:rFonts w:hint="eastAsia"/>
        </w:rPr>
        <w:t>基于</w:t>
      </w:r>
      <w:r w:rsidRPr="00AB3E8F">
        <w:rPr>
          <w:rFonts w:hint="eastAsia"/>
        </w:rPr>
        <w:t>1:6</w:t>
      </w:r>
      <w:r w:rsidRPr="00AB3E8F">
        <w:rPr>
          <w:rFonts w:hint="eastAsia"/>
        </w:rPr>
        <w:t>换算得到的充值金额数据更新</w:t>
      </w:r>
    </w:p>
  </w:comment>
  <w:comment w:id="24" w:author="马玲莉" w:date="2018-08-12T20:34:00Z" w:initials="马玲莉">
    <w:p w14:paraId="5E554E01" w14:textId="76B63422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未解释</w:t>
      </w:r>
      <w:r>
        <w:t>原因</w:t>
      </w:r>
    </w:p>
  </w:comment>
  <w:comment w:id="25" w:author="王旦桀(上海-信息系统鉴证部)" w:date="2018-08-23T16:02:00Z" w:initials="王旦桀(上海-信息">
    <w:p w14:paraId="0A22C720" w14:textId="0DF7D419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竞品</w:t>
      </w:r>
      <w:r>
        <w:t>冲击，以前</w:t>
      </w:r>
      <w:r>
        <w:rPr>
          <w:rFonts w:hint="eastAsia"/>
        </w:rPr>
        <w:t>解释</w:t>
      </w:r>
      <w:r>
        <w:t>过的</w:t>
      </w:r>
    </w:p>
  </w:comment>
  <w:comment w:id="26" w:author="马玲莉" w:date="2018-08-22T11:37:00Z" w:initials="马玲莉">
    <w:p w14:paraId="452F7581" w14:textId="5E0F3E2A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客户原话</w:t>
      </w:r>
      <w:r>
        <w:t>：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11</w:t>
      </w:r>
      <w:r w:rsidRPr="0042138E">
        <w:rPr>
          <w:rFonts w:hint="eastAsia"/>
        </w:rPr>
        <w:t>月末公司上线新版本神武</w:t>
      </w:r>
      <w:r w:rsidRPr="0042138E">
        <w:rPr>
          <w:rFonts w:hint="eastAsia"/>
        </w:rPr>
        <w:t>3</w:t>
      </w:r>
      <w:r w:rsidRPr="0042138E">
        <w:rPr>
          <w:rFonts w:hint="eastAsia"/>
        </w:rPr>
        <w:t>，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月充值金额突增。</w:t>
      </w:r>
      <w:r w:rsidRPr="0042138E">
        <w:rPr>
          <w:rFonts w:hint="eastAsia"/>
        </w:rPr>
        <w:t>2018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</w:t>
      </w:r>
      <w:r w:rsidRPr="0042138E">
        <w:rPr>
          <w:rFonts w:hint="eastAsia"/>
        </w:rPr>
        <w:t>月较</w:t>
      </w:r>
      <w:r w:rsidRPr="0042138E">
        <w:rPr>
          <w:rFonts w:hint="eastAsia"/>
        </w:rPr>
        <w:t>2017</w:t>
      </w:r>
      <w:r w:rsidRPr="0042138E">
        <w:rPr>
          <w:rFonts w:hint="eastAsia"/>
        </w:rPr>
        <w:t>年</w:t>
      </w:r>
      <w:r w:rsidRPr="0042138E">
        <w:rPr>
          <w:rFonts w:hint="eastAsia"/>
        </w:rPr>
        <w:t>12</w:t>
      </w:r>
      <w:r w:rsidRPr="0042138E">
        <w:rPr>
          <w:rFonts w:hint="eastAsia"/>
        </w:rPr>
        <w:t>月有所回落，但仍属于正常范围</w:t>
      </w:r>
    </w:p>
  </w:comment>
  <w:comment w:id="27" w:author="马玲莉" w:date="2018-08-22T15:29:00Z" w:initials="马玲莉">
    <w:p w14:paraId="1E46BFDC" w14:textId="737DAC0A" w:rsidR="00141DCB" w:rsidRDefault="00141DCB" w:rsidP="00ED29ED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28" w:author="马玲莉" w:date="2018-08-12T20:37:00Z" w:initials="马玲莉">
    <w:p w14:paraId="0C13A72F" w14:textId="0E8A7070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需</w:t>
      </w:r>
      <w:r>
        <w:t>客户解释原因</w:t>
      </w:r>
    </w:p>
  </w:comment>
  <w:comment w:id="31" w:author="马玲莉" w:date="2018-08-22T11:40:00Z" w:initials="马玲莉">
    <w:p w14:paraId="6D2AD4B5" w14:textId="62AAEC12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手游因接入微信、微博等外部</w:t>
      </w:r>
      <w:r w:rsidRPr="002A4F63">
        <w:rPr>
          <w:rFonts w:hint="eastAsia"/>
        </w:rPr>
        <w:t>sdk</w:t>
      </w:r>
      <w:r w:rsidRPr="002A4F63">
        <w:rPr>
          <w:rFonts w:hint="eastAsia"/>
        </w:rPr>
        <w:t>，被苹果要求整改，整改期间新用户无法下载</w:t>
      </w:r>
      <w:r w:rsidRPr="002A4F63">
        <w:rPr>
          <w:rFonts w:hint="eastAsia"/>
        </w:rPr>
        <w:t>,2018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月神武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手游</w:t>
      </w:r>
      <w:r w:rsidRPr="002A4F63">
        <w:rPr>
          <w:rFonts w:hint="eastAsia"/>
        </w:rPr>
        <w:t>iOS</w:t>
      </w:r>
      <w:r w:rsidRPr="002A4F63">
        <w:rPr>
          <w:rFonts w:hint="eastAsia"/>
        </w:rPr>
        <w:t>月活跃用户约为</w:t>
      </w:r>
      <w:r w:rsidRPr="002A4F63">
        <w:rPr>
          <w:rFonts w:hint="eastAsia"/>
        </w:rPr>
        <w:t>18</w:t>
      </w:r>
      <w:r w:rsidRPr="002A4F63">
        <w:rPr>
          <w:rFonts w:hint="eastAsia"/>
        </w:rPr>
        <w:t>万，较正常水平有一定下降。导致</w:t>
      </w:r>
      <w:r w:rsidRPr="002A4F63">
        <w:rPr>
          <w:rFonts w:hint="eastAsia"/>
        </w:rPr>
        <w:t>5</w:t>
      </w:r>
      <w:r w:rsidRPr="002A4F63">
        <w:rPr>
          <w:rFonts w:hint="eastAsia"/>
        </w:rPr>
        <w:t>月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值上升。</w:t>
      </w:r>
      <w:r w:rsidRPr="002A4F63">
        <w:rPr>
          <w:rFonts w:hint="eastAsia"/>
        </w:rPr>
        <w:t>2018</w:t>
      </w:r>
      <w:r w:rsidRPr="002A4F63">
        <w:rPr>
          <w:rFonts w:hint="eastAsia"/>
        </w:rPr>
        <w:t>年</w:t>
      </w:r>
      <w:r w:rsidRPr="002A4F63">
        <w:rPr>
          <w:rFonts w:hint="eastAsia"/>
        </w:rPr>
        <w:t>3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4</w:t>
      </w:r>
      <w:r w:rsidRPr="002A4F63">
        <w:rPr>
          <w:rFonts w:hint="eastAsia"/>
        </w:rPr>
        <w:t>月、</w:t>
      </w:r>
      <w:r w:rsidRPr="002A4F63">
        <w:rPr>
          <w:rFonts w:hint="eastAsia"/>
        </w:rPr>
        <w:t>6</w:t>
      </w:r>
      <w:r w:rsidRPr="002A4F63">
        <w:rPr>
          <w:rFonts w:hint="eastAsia"/>
        </w:rPr>
        <w:t>月均属于正常水平，在历史</w:t>
      </w:r>
      <w:r w:rsidRPr="002A4F63">
        <w:rPr>
          <w:rFonts w:hint="eastAsia"/>
        </w:rPr>
        <w:t>arpu</w:t>
      </w:r>
      <w:r w:rsidRPr="002A4F63">
        <w:rPr>
          <w:rFonts w:hint="eastAsia"/>
        </w:rPr>
        <w:t>值范围之内。</w:t>
      </w:r>
    </w:p>
  </w:comment>
  <w:comment w:id="32" w:author="马玲莉" w:date="2018-08-22T15:31:00Z" w:initials="马玲莉">
    <w:p w14:paraId="6A478C41" w14:textId="062630BB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33" w:author="马玲莉" w:date="2018-08-22T15:37:00Z" w:initials="马玲莉">
    <w:p w14:paraId="2EE61344" w14:textId="1EC11C2C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客户解释</w:t>
      </w:r>
    </w:p>
  </w:comment>
  <w:comment w:id="34" w:author="马玲莉" w:date="2018-08-22T11:48:00Z" w:initials="马玲莉">
    <w:p w14:paraId="04D5C05B" w14:textId="14C10AD6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原话：</w:t>
      </w:r>
      <w:r w:rsidRPr="006C5AF0">
        <w:rPr>
          <w:rFonts w:hint="eastAsia"/>
        </w:rPr>
        <w:t>2018</w:t>
      </w:r>
      <w:r w:rsidRPr="006C5AF0">
        <w:rPr>
          <w:rFonts w:hint="eastAsia"/>
        </w:rPr>
        <w:t>年</w:t>
      </w:r>
      <w:r w:rsidRPr="006C5AF0">
        <w:rPr>
          <w:rFonts w:hint="eastAsia"/>
        </w:rPr>
        <w:t>5</w:t>
      </w:r>
      <w:r w:rsidRPr="006C5AF0">
        <w:rPr>
          <w:rFonts w:hint="eastAsia"/>
        </w:rPr>
        <w:t>月神武</w:t>
      </w:r>
      <w:r w:rsidRPr="006C5AF0">
        <w:rPr>
          <w:rFonts w:hint="eastAsia"/>
        </w:rPr>
        <w:t>3</w:t>
      </w:r>
      <w:r w:rsidRPr="006C5AF0">
        <w:rPr>
          <w:rFonts w:hint="eastAsia"/>
        </w:rPr>
        <w:t>手游因接入微信、微博等外部</w:t>
      </w:r>
      <w:r w:rsidRPr="006C5AF0">
        <w:rPr>
          <w:rFonts w:hint="eastAsia"/>
        </w:rPr>
        <w:t>sdk</w:t>
      </w:r>
      <w:r w:rsidRPr="006C5AF0">
        <w:rPr>
          <w:rFonts w:hint="eastAsia"/>
        </w:rPr>
        <w:t>，被苹果要求整改，整改期间新用户无法下载</w:t>
      </w:r>
      <w:r w:rsidRPr="006C5AF0">
        <w:rPr>
          <w:rFonts w:hint="eastAsia"/>
        </w:rPr>
        <w:t xml:space="preserve">, </w:t>
      </w:r>
      <w:r w:rsidRPr="006C5AF0">
        <w:rPr>
          <w:rFonts w:hint="eastAsia"/>
        </w:rPr>
        <w:t>所以新增注册用户数、新增付费用户数有所下降。从而影响到当月总的付费用户数以及活跃用户数。</w:t>
      </w:r>
      <w:r w:rsidRPr="006C5AF0">
        <w:rPr>
          <w:rFonts w:hint="eastAsia"/>
        </w:rPr>
        <w:t>6</w:t>
      </w:r>
      <w:r w:rsidRPr="006C5AF0">
        <w:rPr>
          <w:rFonts w:hint="eastAsia"/>
        </w:rPr>
        <w:t>月已经整改完毕并恢复下载，故各项数据恢复正常</w:t>
      </w:r>
    </w:p>
  </w:comment>
  <w:comment w:id="35" w:author="马玲莉" w:date="2018-08-22T11:51:00Z" w:initials="马玲莉">
    <w:p w14:paraId="0D92B208" w14:textId="58476DB2" w:rsidR="00141DCB" w:rsidRDefault="00141DCB" w:rsidP="006154C1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36" w:author="马玲莉" w:date="2018-08-22T15:39:00Z" w:initials="马玲莉">
    <w:p w14:paraId="77D3750E" w14:textId="2A4A5F49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37" w:author="马玲莉" w:date="2018-08-22T11:54:00Z" w:initials="马玲莉">
    <w:p w14:paraId="0624EEEC" w14:textId="2D65CAFA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解释</w:t>
      </w:r>
    </w:p>
  </w:comment>
  <w:comment w:id="38" w:author="马玲莉" w:date="2018-08-22T15:39:00Z" w:initials="马玲莉">
    <w:p w14:paraId="02364EC9" w14:textId="5C721208" w:rsidR="00141DCB" w:rsidRDefault="00141DCB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基于</w:t>
      </w:r>
      <w:r>
        <w:rPr>
          <w:rFonts w:hint="eastAsia"/>
        </w:rPr>
        <w:t>1:6</w:t>
      </w:r>
      <w:r>
        <w:t>换算</w:t>
      </w:r>
      <w:r>
        <w:rPr>
          <w:rFonts w:hint="eastAsia"/>
        </w:rPr>
        <w:t>得到</w:t>
      </w:r>
      <w:r>
        <w:t>的充值金额</w:t>
      </w:r>
      <w:r>
        <w:rPr>
          <w:rFonts w:hint="eastAsia"/>
        </w:rPr>
        <w:t>数据</w:t>
      </w:r>
      <w:r>
        <w:t>更新</w:t>
      </w:r>
    </w:p>
  </w:comment>
  <w:comment w:id="40" w:author="马玲莉" w:date="2018-08-12T22:26:00Z" w:initials="马玲莉">
    <w:p w14:paraId="4DC83183" w14:textId="3C457D2A" w:rsidR="00141DCB" w:rsidRDefault="00141DCB" w:rsidP="001B7CE1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需</w:t>
      </w:r>
      <w:r>
        <w:t>客户解释原因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1AD728" w15:done="0"/>
  <w15:commentEx w15:paraId="25D3A6E1" w15:done="0"/>
  <w15:commentEx w15:paraId="650DA030" w15:done="0"/>
  <w15:commentEx w15:paraId="3389D494" w15:done="0"/>
  <w15:commentEx w15:paraId="78959AFF" w15:done="0"/>
  <w15:commentEx w15:paraId="3AE3427C" w15:done="0"/>
  <w15:commentEx w15:paraId="5AC30CE1" w15:done="0"/>
  <w15:commentEx w15:paraId="525E02BC" w15:done="0"/>
  <w15:commentEx w15:paraId="67CFB077" w15:done="0"/>
  <w15:commentEx w15:paraId="5DAB6B97" w15:done="0"/>
  <w15:commentEx w15:paraId="554C92EA" w15:done="0"/>
  <w15:commentEx w15:paraId="77946BD1" w15:done="0"/>
  <w15:commentEx w15:paraId="7A964F71" w15:done="0"/>
  <w15:commentEx w15:paraId="3BB9A3C9" w15:done="0"/>
  <w15:commentEx w15:paraId="6598402A" w15:done="0"/>
  <w15:commentEx w15:paraId="6A99CD79" w15:paraIdParent="6598402A" w15:done="0"/>
  <w15:commentEx w15:paraId="1110F10F" w15:done="0"/>
  <w15:commentEx w15:paraId="152EC5BA" w15:done="0"/>
  <w15:commentEx w15:paraId="5E554E01" w15:done="0"/>
  <w15:commentEx w15:paraId="0A22C720" w15:paraIdParent="5E554E01" w15:done="0"/>
  <w15:commentEx w15:paraId="452F7581" w15:done="0"/>
  <w15:commentEx w15:paraId="1E46BFDC" w15:done="0"/>
  <w15:commentEx w15:paraId="0C13A72F" w15:done="0"/>
  <w15:commentEx w15:paraId="6D2AD4B5" w15:done="0"/>
  <w15:commentEx w15:paraId="6A478C41" w15:done="0"/>
  <w15:commentEx w15:paraId="2EE61344" w15:done="0"/>
  <w15:commentEx w15:paraId="04D5C05B" w15:done="0"/>
  <w15:commentEx w15:paraId="0D92B208" w15:done="0"/>
  <w15:commentEx w15:paraId="77D3750E" w15:done="0"/>
  <w15:commentEx w15:paraId="0624EEEC" w15:done="0"/>
  <w15:commentEx w15:paraId="02364EC9" w15:done="0"/>
  <w15:commentEx w15:paraId="4DC8318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FA435C" w14:textId="77777777" w:rsidR="0055106D" w:rsidRDefault="0055106D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0A59C2A7" w14:textId="77777777" w:rsidR="0055106D" w:rsidRDefault="0055106D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141DCB" w:rsidRDefault="00141DCB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141DCB" w:rsidRDefault="00141DCB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141DCB" w:rsidRDefault="00141DCB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B7DD24" w14:textId="77777777" w:rsidR="0055106D" w:rsidRDefault="0055106D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15A65039" w14:textId="77777777" w:rsidR="0055106D" w:rsidRDefault="0055106D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141DCB" w:rsidRDefault="00141DCB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141DCB" w:rsidRDefault="00141DCB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141DCB" w:rsidRDefault="00141DCB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马玲莉">
    <w15:presenceInfo w15:providerId="AD" w15:userId="S-1-5-21-719548433-2417829282-3837285526-31932"/>
  </w15:person>
  <w15:person w15:author="王旦桀(上海-信息系统鉴证部)">
    <w15:presenceInfo w15:providerId="AD" w15:userId="S-1-5-21-719548433-2417829282-3837285526-367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145C6"/>
    <w:rsid w:val="00024AA2"/>
    <w:rsid w:val="00035146"/>
    <w:rsid w:val="00041B2D"/>
    <w:rsid w:val="0005013D"/>
    <w:rsid w:val="000C777E"/>
    <w:rsid w:val="000C7BA5"/>
    <w:rsid w:val="000F56D8"/>
    <w:rsid w:val="00106598"/>
    <w:rsid w:val="00122312"/>
    <w:rsid w:val="00141DCB"/>
    <w:rsid w:val="00166B2A"/>
    <w:rsid w:val="00174DDC"/>
    <w:rsid w:val="001B0CB3"/>
    <w:rsid w:val="001B7CE1"/>
    <w:rsid w:val="001C6EC4"/>
    <w:rsid w:val="001F455F"/>
    <w:rsid w:val="001F4F5E"/>
    <w:rsid w:val="00205C67"/>
    <w:rsid w:val="00221AD2"/>
    <w:rsid w:val="002517A8"/>
    <w:rsid w:val="0028415C"/>
    <w:rsid w:val="00287287"/>
    <w:rsid w:val="002A4F63"/>
    <w:rsid w:val="002B04C7"/>
    <w:rsid w:val="002B49E9"/>
    <w:rsid w:val="002C031A"/>
    <w:rsid w:val="002D0937"/>
    <w:rsid w:val="003436F6"/>
    <w:rsid w:val="003457F6"/>
    <w:rsid w:val="00391403"/>
    <w:rsid w:val="003A1D77"/>
    <w:rsid w:val="003B31FD"/>
    <w:rsid w:val="003E06CE"/>
    <w:rsid w:val="003F6AA3"/>
    <w:rsid w:val="0041278A"/>
    <w:rsid w:val="0042138E"/>
    <w:rsid w:val="00451546"/>
    <w:rsid w:val="004D30C6"/>
    <w:rsid w:val="004D4EC1"/>
    <w:rsid w:val="00522F85"/>
    <w:rsid w:val="00530894"/>
    <w:rsid w:val="0055106D"/>
    <w:rsid w:val="00573670"/>
    <w:rsid w:val="005772E4"/>
    <w:rsid w:val="005778D2"/>
    <w:rsid w:val="00581C73"/>
    <w:rsid w:val="0059084D"/>
    <w:rsid w:val="006154C1"/>
    <w:rsid w:val="00615768"/>
    <w:rsid w:val="00640F66"/>
    <w:rsid w:val="00673E97"/>
    <w:rsid w:val="006939D2"/>
    <w:rsid w:val="006C5AF0"/>
    <w:rsid w:val="006E3C08"/>
    <w:rsid w:val="006E5E54"/>
    <w:rsid w:val="006F6223"/>
    <w:rsid w:val="00712E4E"/>
    <w:rsid w:val="00735BE8"/>
    <w:rsid w:val="007A1DF2"/>
    <w:rsid w:val="007B487D"/>
    <w:rsid w:val="007E6FF8"/>
    <w:rsid w:val="007F12B5"/>
    <w:rsid w:val="007F480F"/>
    <w:rsid w:val="0080156B"/>
    <w:rsid w:val="0080390D"/>
    <w:rsid w:val="008527A6"/>
    <w:rsid w:val="008545FC"/>
    <w:rsid w:val="00867264"/>
    <w:rsid w:val="00871913"/>
    <w:rsid w:val="008756B6"/>
    <w:rsid w:val="00885F42"/>
    <w:rsid w:val="00887FFB"/>
    <w:rsid w:val="008A1D55"/>
    <w:rsid w:val="008C2385"/>
    <w:rsid w:val="008C6720"/>
    <w:rsid w:val="00921247"/>
    <w:rsid w:val="009531F2"/>
    <w:rsid w:val="00984ABC"/>
    <w:rsid w:val="00987C54"/>
    <w:rsid w:val="009D46A8"/>
    <w:rsid w:val="00A2141A"/>
    <w:rsid w:val="00A27E36"/>
    <w:rsid w:val="00A52335"/>
    <w:rsid w:val="00A93D98"/>
    <w:rsid w:val="00AB3E8F"/>
    <w:rsid w:val="00AC1295"/>
    <w:rsid w:val="00AE354A"/>
    <w:rsid w:val="00AE5DD2"/>
    <w:rsid w:val="00AE65ED"/>
    <w:rsid w:val="00AE7B18"/>
    <w:rsid w:val="00B17828"/>
    <w:rsid w:val="00B20721"/>
    <w:rsid w:val="00B5264B"/>
    <w:rsid w:val="00B7255B"/>
    <w:rsid w:val="00B773ED"/>
    <w:rsid w:val="00B81597"/>
    <w:rsid w:val="00BA375F"/>
    <w:rsid w:val="00BB5210"/>
    <w:rsid w:val="00BC293D"/>
    <w:rsid w:val="00BE4B9B"/>
    <w:rsid w:val="00C07EA1"/>
    <w:rsid w:val="00C15179"/>
    <w:rsid w:val="00C16DA9"/>
    <w:rsid w:val="00C210D1"/>
    <w:rsid w:val="00C751F1"/>
    <w:rsid w:val="00C91B2C"/>
    <w:rsid w:val="00CC2D40"/>
    <w:rsid w:val="00CE0783"/>
    <w:rsid w:val="00D01488"/>
    <w:rsid w:val="00D33EE9"/>
    <w:rsid w:val="00D571A3"/>
    <w:rsid w:val="00D66E69"/>
    <w:rsid w:val="00DA2468"/>
    <w:rsid w:val="00DC1860"/>
    <w:rsid w:val="00DC6391"/>
    <w:rsid w:val="00DF3ADA"/>
    <w:rsid w:val="00E12E95"/>
    <w:rsid w:val="00E15195"/>
    <w:rsid w:val="00E364CB"/>
    <w:rsid w:val="00E569CC"/>
    <w:rsid w:val="00E67E22"/>
    <w:rsid w:val="00E96175"/>
    <w:rsid w:val="00EB6BE6"/>
    <w:rsid w:val="00EC48C0"/>
    <w:rsid w:val="00ED29ED"/>
    <w:rsid w:val="00ED5573"/>
    <w:rsid w:val="00EF7AA0"/>
    <w:rsid w:val="00F1098C"/>
    <w:rsid w:val="00F23C71"/>
    <w:rsid w:val="00F5419C"/>
    <w:rsid w:val="00F66616"/>
    <w:rsid w:val="00F905CC"/>
    <w:rsid w:val="00FA0922"/>
    <w:rsid w:val="00FB28A4"/>
    <w:rsid w:val="00FC50E8"/>
    <w:rsid w:val="00FC5418"/>
    <w:rsid w:val="00FC79B8"/>
    <w:rsid w:val="00FD1D07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69DD0785-C6EE-40E1-999E-3D814F7C7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comments" Target="comments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6E10A-B75B-414D-B034-8F2145DB3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67</Pages>
  <Words>4240</Words>
  <Characters>24173</Characters>
  <Application>Microsoft Office Word</Application>
  <DocSecurity>0</DocSecurity>
  <Lines>201</Lines>
  <Paragraphs>56</Paragraphs>
  <ScaleCrop>false</ScaleCrop>
  <Company>SCCM-CORE-01</Company>
  <LinksUpToDate>false</LinksUpToDate>
  <CharactersWithSpaces>28357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15</cp:revision>
  <dcterms:created xsi:type="dcterms:W3CDTF">2018-08-12T11:21:00Z</dcterms:created>
  <dcterms:modified xsi:type="dcterms:W3CDTF">2018-08-23T09:23:00Z</dcterms:modified>
</cp:coreProperties>
</file>